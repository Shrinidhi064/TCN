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pStyle w:val="Heading2"/>
        <w:spacing w:line="276" w:lineRule="auto"/>
        <w:ind w:left="0" w:firstLine="0"/>
        <w:jc w:val="center"/>
        <w:rPr>
          <w:rFonts w:ascii="Times New Roman" w:cs="Times New Roman" w:eastAsia="Times New Roman" w:hAnsi="Times New Roman"/>
          <w:sz w:val="30"/>
          <w:szCs w:val="30"/>
        </w:rPr>
      </w:pPr>
      <w:bookmarkStart w:colFirst="0" w:colLast="0" w:name="_qweeo4ipf8ep" w:id="0"/>
      <w:bookmarkEnd w:id="0"/>
      <w:r w:rsidDel="00000000" w:rsidR="00000000" w:rsidRPr="00000000">
        <w:rPr>
          <w:rFonts w:ascii="Times New Roman" w:cs="Times New Roman" w:eastAsia="Times New Roman" w:hAnsi="Times New Roman"/>
          <w:sz w:val="30"/>
          <w:szCs w:val="30"/>
          <w:rtl w:val="0"/>
        </w:rPr>
        <w:t xml:space="preserve">SOIL HEAT FLUX DYNAMICS MODELLING USING TEMPORAL DEEP LEARNING FOR DETERMINING PLANT ROOT ZONE TEMPERATURE</w:t>
      </w:r>
    </w:p>
    <w:p w:rsidR="00000000" w:rsidDel="00000000" w:rsidP="00000000" w:rsidRDefault="00000000" w:rsidRPr="00000000" w14:paraId="00000003">
      <w:pPr>
        <w:pStyle w:val="Heading2"/>
        <w:spacing w:before="85" w:line="276" w:lineRule="auto"/>
        <w:ind w:left="705" w:right="1173"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before="9"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05">
      <w:pPr>
        <w:ind w:left="705" w:right="1162"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Bonafide record of work done by</w:t>
      </w:r>
    </w:p>
    <w:p w:rsidR="00000000" w:rsidDel="00000000" w:rsidP="00000000" w:rsidRDefault="00000000" w:rsidRPr="00000000" w14:paraId="00000006">
      <w:pPr>
        <w:spacing w:before="8" w:lineRule="auto"/>
        <w:rPr>
          <w:rFonts w:ascii="Times New Roman" w:cs="Times New Roman" w:eastAsia="Times New Roman" w:hAnsi="Times New Roman"/>
          <w:sz w:val="25"/>
          <w:szCs w:val="25"/>
        </w:rPr>
      </w:pPr>
      <w:r w:rsidDel="00000000" w:rsidR="00000000" w:rsidRPr="00000000">
        <w:rPr>
          <w:rtl w:val="0"/>
        </w:rPr>
      </w:r>
    </w:p>
    <w:tbl>
      <w:tblPr>
        <w:tblStyle w:val="Table1"/>
        <w:tblpPr w:leftFromText="180" w:rightFromText="180" w:topFromText="180" w:bottomFromText="180" w:vertAnchor="text" w:horzAnchor="text" w:tblpX="2230" w:tblpY="0"/>
        <w:tblW w:w="547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698"/>
        <w:gridCol w:w="1778"/>
        <w:tblGridChange w:id="0">
          <w:tblGrid>
            <w:gridCol w:w="3698"/>
            <w:gridCol w:w="1778"/>
          </w:tblGrid>
        </w:tblGridChange>
      </w:tblGrid>
      <w:tr>
        <w:trPr>
          <w:cantSplit w:val="0"/>
          <w:trHeight w:val="317" w:hRule="atLeast"/>
          <w:tblHeader w:val="0"/>
        </w:trPr>
        <w:tc>
          <w:tcPr/>
          <w:p w:rsidR="00000000" w:rsidDel="00000000" w:rsidP="00000000" w:rsidRDefault="00000000" w:rsidRPr="00000000" w14:paraId="00000007">
            <w:pPr>
              <w:spacing w:line="290" w:lineRule="auto"/>
              <w:ind w:left="5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MANJUSHA S</w:t>
            </w:r>
          </w:p>
        </w:tc>
        <w:tc>
          <w:tcPr/>
          <w:p w:rsidR="00000000" w:rsidDel="00000000" w:rsidP="00000000" w:rsidRDefault="00000000" w:rsidRPr="00000000" w14:paraId="00000008">
            <w:pPr>
              <w:spacing w:line="290" w:lineRule="auto"/>
              <w:ind w:right="47"/>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(21Z317)</w:t>
            </w:r>
          </w:p>
        </w:tc>
      </w:tr>
      <w:tr>
        <w:trPr>
          <w:cantSplit w:val="0"/>
          <w:trHeight w:val="345" w:hRule="atLeast"/>
          <w:tblHeader w:val="0"/>
        </w:trPr>
        <w:tc>
          <w:tcPr/>
          <w:p w:rsidR="00000000" w:rsidDel="00000000" w:rsidP="00000000" w:rsidRDefault="00000000" w:rsidRPr="00000000" w14:paraId="00000009">
            <w:pPr>
              <w:spacing w:before="18" w:lineRule="auto"/>
              <w:ind w:left="5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MYDHILI NAYAKI R</w:t>
            </w:r>
          </w:p>
        </w:tc>
        <w:tc>
          <w:tcPr/>
          <w:p w:rsidR="00000000" w:rsidDel="00000000" w:rsidP="00000000" w:rsidRDefault="00000000" w:rsidRPr="00000000" w14:paraId="0000000A">
            <w:pPr>
              <w:spacing w:before="18" w:lineRule="auto"/>
              <w:ind w:right="47"/>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(21Z324)</w:t>
            </w:r>
          </w:p>
        </w:tc>
      </w:tr>
      <w:tr>
        <w:trPr>
          <w:cantSplit w:val="0"/>
          <w:trHeight w:val="345" w:hRule="atLeast"/>
          <w:tblHeader w:val="0"/>
        </w:trPr>
        <w:tc>
          <w:tcPr/>
          <w:p w:rsidR="00000000" w:rsidDel="00000000" w:rsidP="00000000" w:rsidRDefault="00000000" w:rsidRPr="00000000" w14:paraId="0000000B">
            <w:pPr>
              <w:spacing w:before="19" w:lineRule="auto"/>
              <w:ind w:left="5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SHRINIDHI S</w:t>
            </w:r>
          </w:p>
        </w:tc>
        <w:tc>
          <w:tcPr/>
          <w:p w:rsidR="00000000" w:rsidDel="00000000" w:rsidP="00000000" w:rsidRDefault="00000000" w:rsidRPr="00000000" w14:paraId="0000000C">
            <w:pPr>
              <w:spacing w:before="19" w:lineRule="auto"/>
              <w:ind w:right="47"/>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(21Z352)</w:t>
            </w:r>
          </w:p>
        </w:tc>
      </w:tr>
      <w:tr>
        <w:trPr>
          <w:cantSplit w:val="0"/>
          <w:trHeight w:val="345" w:hRule="atLeast"/>
          <w:tblHeader w:val="0"/>
        </w:trPr>
        <w:tc>
          <w:tcPr/>
          <w:p w:rsidR="00000000" w:rsidDel="00000000" w:rsidP="00000000" w:rsidRDefault="00000000" w:rsidRPr="00000000" w14:paraId="0000000D">
            <w:pPr>
              <w:spacing w:before="19" w:lineRule="auto"/>
              <w:ind w:left="5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SWETHA M</w:t>
            </w:r>
          </w:p>
        </w:tc>
        <w:tc>
          <w:tcPr/>
          <w:p w:rsidR="00000000" w:rsidDel="00000000" w:rsidP="00000000" w:rsidRDefault="00000000" w:rsidRPr="00000000" w14:paraId="0000000E">
            <w:pPr>
              <w:spacing w:before="19" w:lineRule="auto"/>
              <w:ind w:right="47"/>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(21Z362)</w:t>
            </w:r>
          </w:p>
        </w:tc>
      </w:tr>
      <w:tr>
        <w:trPr>
          <w:cantSplit w:val="0"/>
          <w:trHeight w:val="342" w:hRule="atLeast"/>
          <w:tblHeader w:val="0"/>
        </w:trPr>
        <w:tc>
          <w:tcPr/>
          <w:p w:rsidR="00000000" w:rsidDel="00000000" w:rsidP="00000000" w:rsidRDefault="00000000" w:rsidRPr="00000000" w14:paraId="0000000F">
            <w:pPr>
              <w:spacing w:before="18" w:lineRule="auto"/>
              <w:ind w:left="5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VEDAVARSHINI A</w:t>
            </w:r>
          </w:p>
        </w:tc>
        <w:tc>
          <w:tcPr/>
          <w:p w:rsidR="00000000" w:rsidDel="00000000" w:rsidP="00000000" w:rsidRDefault="00000000" w:rsidRPr="00000000" w14:paraId="00000010">
            <w:pPr>
              <w:spacing w:before="18" w:lineRule="auto"/>
              <w:ind w:right="47"/>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(21Z368)</w:t>
            </w:r>
          </w:p>
        </w:tc>
      </w:tr>
      <w:tr>
        <w:trPr>
          <w:cantSplit w:val="0"/>
          <w:trHeight w:val="342" w:hRule="atLeast"/>
          <w:tblHeader w:val="0"/>
        </w:trPr>
        <w:tc>
          <w:tcPr/>
          <w:p w:rsidR="00000000" w:rsidDel="00000000" w:rsidP="00000000" w:rsidRDefault="00000000" w:rsidRPr="00000000" w14:paraId="00000011">
            <w:pPr>
              <w:spacing w:before="16" w:lineRule="auto"/>
              <w:ind w:left="50" w:firstLine="0"/>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12">
            <w:pPr>
              <w:spacing w:before="16" w:lineRule="auto"/>
              <w:ind w:right="47"/>
              <w:jc w:val="right"/>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13">
      <w:pPr>
        <w:spacing w:before="7"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14">
      <w:pPr>
        <w:pStyle w:val="Heading2"/>
        <w:ind w:left="1689" w:right="2393"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19Z720 – PROJECT WORK 1</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before="1" w:lineRule="auto"/>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16">
      <w:pPr>
        <w:ind w:right="3543"/>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GUIDE: Dr. N. Gopikarani</w:t>
      </w:r>
    </w:p>
    <w:p w:rsidR="00000000" w:rsidDel="00000000" w:rsidP="00000000" w:rsidRDefault="00000000" w:rsidRPr="00000000" w14:paraId="00000017">
      <w:pPr>
        <w:ind w:right="3543"/>
        <w:jc w:val="righ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8">
      <w:pPr>
        <w:spacing w:line="237" w:lineRule="auto"/>
        <w:ind w:left="2511" w:right="2201" w:hanging="99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Dissertation submitted in the partial fulfillment of the requirements for the degree of</w:t>
      </w:r>
    </w:p>
    <w:p w:rsidR="00000000" w:rsidDel="00000000" w:rsidP="00000000" w:rsidRDefault="00000000" w:rsidRPr="00000000" w14:paraId="00000019">
      <w:pPr>
        <w:spacing w:line="237" w:lineRule="auto"/>
        <w:ind w:left="2511" w:right="2201" w:hanging="996"/>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before="3"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B">
      <w:pPr>
        <w:pStyle w:val="Heading2"/>
        <w:spacing w:line="477" w:lineRule="auto"/>
        <w:ind w:left="1221" w:right="1923" w:firstLine="154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BACHELOR OF ENGINEERING BRANCH:COMPUTER SCIENCE AND ENGINEERING</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before="4" w:lineRule="auto"/>
        <w:rPr>
          <w:rFonts w:ascii="Times New Roman" w:cs="Times New Roman" w:eastAsia="Times New Roman" w:hAnsi="Times New Roman"/>
          <w:b w:val="1"/>
          <w:color w:val="000000"/>
          <w:sz w:val="11"/>
          <w:szCs w:val="1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2468245</wp:posOffset>
            </wp:positionH>
            <wp:positionV relativeFrom="paragraph">
              <wp:posOffset>108019</wp:posOffset>
            </wp:positionV>
            <wp:extent cx="1133298" cy="1440180"/>
            <wp:effectExtent b="0" l="0" r="0" t="0"/>
            <wp:wrapTopAndBottom distB="0" distT="0"/>
            <wp:docPr id="25" name="image25.jpg"/>
            <a:graphic>
              <a:graphicData uri="http://schemas.openxmlformats.org/drawingml/2006/picture">
                <pic:pic>
                  <pic:nvPicPr>
                    <pic:cNvPr id="0" name="image25.jpg"/>
                    <pic:cNvPicPr preferRelativeResize="0"/>
                  </pic:nvPicPr>
                  <pic:blipFill>
                    <a:blip r:embed="rId6"/>
                    <a:srcRect b="0" l="0" r="0" t="0"/>
                    <a:stretch>
                      <a:fillRect/>
                    </a:stretch>
                  </pic:blipFill>
                  <pic:spPr>
                    <a:xfrm>
                      <a:off x="0" y="0"/>
                      <a:ext cx="1133298" cy="1440180"/>
                    </a:xfrm>
                    <a:prstGeom prst="rect"/>
                    <a:ln/>
                  </pic:spPr>
                </pic:pic>
              </a:graphicData>
            </a:graphic>
          </wp:anchor>
        </w:drawing>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before="5" w:lineRule="auto"/>
        <w:rPr>
          <w:rFonts w:ascii="Times New Roman" w:cs="Times New Roman" w:eastAsia="Times New Roman" w:hAnsi="Times New Roman"/>
          <w:b w:val="1"/>
          <w:color w:val="000000"/>
          <w:sz w:val="23"/>
          <w:szCs w:val="23"/>
        </w:rPr>
      </w:pPr>
      <w:r w:rsidDel="00000000" w:rsidR="00000000" w:rsidRPr="00000000">
        <w:rPr>
          <w:rtl w:val="0"/>
        </w:rPr>
      </w:r>
    </w:p>
    <w:p w:rsidR="00000000" w:rsidDel="00000000" w:rsidP="00000000" w:rsidRDefault="00000000" w:rsidRPr="00000000" w14:paraId="0000001E">
      <w:pPr>
        <w:ind w:left="1934" w:right="2178"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NOVEMBER 2024</w:t>
      </w:r>
    </w:p>
    <w:p w:rsidR="00000000" w:rsidDel="00000000" w:rsidP="00000000" w:rsidRDefault="00000000" w:rsidRPr="00000000" w14:paraId="0000001F">
      <w:pPr>
        <w:ind w:left="1934" w:right="2178"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0">
      <w:pPr>
        <w:pStyle w:val="Heading2"/>
        <w:spacing w:before="60" w:line="600" w:lineRule="auto"/>
        <w:ind w:left="494" w:right="1204"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DEPARTMENT OF COMPUTER SCIENCE AND ENGINEERING PSG COLLEGE OF TECHNOLOGY</w:t>
      </w:r>
    </w:p>
    <w:p w:rsidR="00000000" w:rsidDel="00000000" w:rsidP="00000000" w:rsidRDefault="00000000" w:rsidRPr="00000000" w14:paraId="00000021">
      <w:pPr>
        <w:spacing w:line="235" w:lineRule="auto"/>
        <w:ind w:left="705" w:right="1011"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(Autonomous Institution)</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before="9" w:lineRule="auto"/>
        <w:rPr>
          <w:rFonts w:ascii="Times New Roman" w:cs="Times New Roman" w:eastAsia="Times New Roman" w:hAnsi="Times New Roman"/>
          <w:b w:val="1"/>
          <w:color w:val="000000"/>
          <w:sz w:val="25"/>
          <w:szCs w:val="25"/>
        </w:rPr>
      </w:pPr>
      <w:r w:rsidDel="00000000" w:rsidR="00000000" w:rsidRPr="00000000">
        <w:rPr>
          <w:rtl w:val="0"/>
        </w:rPr>
      </w:r>
    </w:p>
    <w:p w:rsidR="00000000" w:rsidDel="00000000" w:rsidP="00000000" w:rsidRDefault="00000000" w:rsidRPr="00000000" w14:paraId="00000023">
      <w:pPr>
        <w:pStyle w:val="Heading2"/>
        <w:ind w:left="0" w:right="3621"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COIMBATORE – 641 004</w:t>
      </w:r>
    </w:p>
    <w:p w:rsidR="00000000" w:rsidDel="00000000" w:rsidP="00000000" w:rsidRDefault="00000000" w:rsidRPr="00000000" w14:paraId="00000024">
      <w:pPr>
        <w:spacing w:before="274.70703125" w:line="381.88382148742676" w:lineRule="auto"/>
        <w:ind w:left="90" w:right="975.938720703125" w:firstLine="0"/>
        <w:jc w:val="center"/>
        <w:rPr>
          <w:rFonts w:ascii="Times New Roman" w:cs="Times New Roman" w:eastAsia="Times New Roman" w:hAnsi="Times New Roman"/>
          <w:b w:val="1"/>
          <w:sz w:val="43.91999816894531"/>
          <w:szCs w:val="43.91999816894531"/>
        </w:rPr>
      </w:pPr>
      <w:r w:rsidDel="00000000" w:rsidR="00000000" w:rsidRPr="00000000">
        <w:rPr>
          <w:rFonts w:ascii="Times New Roman" w:cs="Times New Roman" w:eastAsia="Times New Roman" w:hAnsi="Times New Roman"/>
          <w:b w:val="1"/>
          <w:sz w:val="43.91999816894531"/>
          <w:szCs w:val="43.91999816894531"/>
          <w:rtl w:val="0"/>
        </w:rPr>
        <w:t xml:space="preserve">         PSG COLLEGE OF TECHNOLOGY</w:t>
      </w:r>
    </w:p>
    <w:p w:rsidR="00000000" w:rsidDel="00000000" w:rsidP="00000000" w:rsidRDefault="00000000" w:rsidRPr="00000000" w14:paraId="00000025">
      <w:pPr>
        <w:spacing w:before="121.0546875" w:lineRule="auto"/>
        <w:ind w:left="9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(Autonomous Institution) </w:t>
      </w:r>
    </w:p>
    <w:p w:rsidR="00000000" w:rsidDel="00000000" w:rsidP="00000000" w:rsidRDefault="00000000" w:rsidRPr="00000000" w14:paraId="00000026">
      <w:pPr>
        <w:spacing w:before="121.0546875" w:lineRule="auto"/>
        <w:ind w:left="9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COIMBATORE – 641 004</w:t>
      </w:r>
    </w:p>
    <w:p w:rsidR="00000000" w:rsidDel="00000000" w:rsidP="00000000" w:rsidRDefault="00000000" w:rsidRPr="00000000" w14:paraId="00000027">
      <w:pPr>
        <w:spacing w:before="121.0546875" w:lineRule="auto"/>
        <w:ind w:left="90" w:firstLine="0"/>
        <w:jc w:val="center"/>
        <w:rPr>
          <w:rFonts w:ascii="Times" w:cs="Times" w:eastAsia="Times" w:hAnsi="Times"/>
          <w:b w:val="1"/>
          <w:sz w:val="40.08000183105469"/>
          <w:szCs w:val="40.08000183105469"/>
        </w:rPr>
      </w:pPr>
      <w:r w:rsidDel="00000000" w:rsidR="00000000" w:rsidRPr="00000000">
        <w:rPr>
          <w:rFonts w:ascii="Times" w:cs="Times" w:eastAsia="Times" w:hAnsi="Times"/>
          <w:b w:val="1"/>
          <w:sz w:val="40.08000183105469"/>
          <w:szCs w:val="40.08000183105469"/>
          <w:rtl w:val="0"/>
        </w:rPr>
        <w:t xml:space="preserve">  </w:t>
      </w:r>
      <w:r w:rsidDel="00000000" w:rsidR="00000000" w:rsidRPr="00000000">
        <w:rPr>
          <w:rFonts w:ascii="Times" w:cs="Times" w:eastAsia="Times" w:hAnsi="Times"/>
          <w:b w:val="1"/>
          <w:sz w:val="28.080001831054688"/>
          <w:szCs w:val="28.080001831054688"/>
          <w:rtl w:val="0"/>
        </w:rPr>
        <w:t xml:space="preserve">COMPUTER SCIENCE &amp; ENGINEERING</w:t>
      </w:r>
      <w:r w:rsidDel="00000000" w:rsidR="00000000" w:rsidRPr="00000000">
        <w:rPr>
          <w:rFonts w:ascii="Times" w:cs="Times" w:eastAsia="Times" w:hAnsi="Times"/>
          <w:b w:val="1"/>
          <w:sz w:val="40.08000183105469"/>
          <w:szCs w:val="40.08000183105469"/>
          <w:rtl w:val="0"/>
        </w:rPr>
        <w:t xml:space="preserve"> </w:t>
      </w:r>
    </w:p>
    <w:p w:rsidR="00000000" w:rsidDel="00000000" w:rsidP="00000000" w:rsidRDefault="00000000" w:rsidRPr="00000000" w14:paraId="00000028">
      <w:pPr>
        <w:spacing w:before="0" w:line="276" w:lineRule="auto"/>
        <w:ind w:left="90" w:right="975.938720703125" w:firstLine="0"/>
        <w:jc w:val="center"/>
        <w:rPr>
          <w:rFonts w:ascii="Times" w:cs="Times" w:eastAsia="Times" w:hAnsi="Times"/>
          <w:b w:val="1"/>
          <w:sz w:val="40.08000183105469"/>
          <w:szCs w:val="40.08000183105469"/>
        </w:rPr>
      </w:pPr>
      <w:r w:rsidDel="00000000" w:rsidR="00000000" w:rsidRPr="00000000">
        <w:rPr>
          <w:rFonts w:ascii="Times" w:cs="Times" w:eastAsia="Times" w:hAnsi="Times"/>
          <w:b w:val="1"/>
          <w:sz w:val="40.08000183105469"/>
          <w:szCs w:val="40.08000183105469"/>
          <w:rtl w:val="0"/>
        </w:rPr>
        <w:t xml:space="preserve">       </w:t>
      </w:r>
    </w:p>
    <w:p w:rsidR="00000000" w:rsidDel="00000000" w:rsidP="00000000" w:rsidRDefault="00000000" w:rsidRPr="00000000" w14:paraId="00000029">
      <w:pPr>
        <w:spacing w:before="0" w:line="276" w:lineRule="auto"/>
        <w:ind w:left="90" w:right="975.938720703125" w:firstLine="0"/>
        <w:jc w:val="center"/>
        <w:rPr>
          <w:rFonts w:ascii="Times" w:cs="Times" w:eastAsia="Times" w:hAnsi="Times"/>
          <w:b w:val="1"/>
          <w:sz w:val="30.080001831054688"/>
          <w:szCs w:val="30.080001831054688"/>
        </w:rPr>
      </w:pPr>
      <w:r w:rsidDel="00000000" w:rsidR="00000000" w:rsidRPr="00000000">
        <w:rPr>
          <w:rFonts w:ascii="Times" w:cs="Times" w:eastAsia="Times" w:hAnsi="Times"/>
          <w:b w:val="1"/>
          <w:sz w:val="34.08000183105469"/>
          <w:szCs w:val="34.08000183105469"/>
          <w:rtl w:val="0"/>
        </w:rPr>
        <w:t xml:space="preserve"> </w:t>
      </w:r>
      <w:r w:rsidDel="00000000" w:rsidR="00000000" w:rsidRPr="00000000">
        <w:rPr>
          <w:rFonts w:ascii="Times" w:cs="Times" w:eastAsia="Times" w:hAnsi="Times"/>
          <w:b w:val="1"/>
          <w:sz w:val="30.080001831054688"/>
          <w:szCs w:val="30.080001831054688"/>
          <w:rtl w:val="0"/>
        </w:rPr>
        <w:t xml:space="preserve"> </w:t>
      </w:r>
      <w:r w:rsidDel="00000000" w:rsidR="00000000" w:rsidRPr="00000000">
        <w:rPr>
          <w:rFonts w:ascii="Times New Roman" w:cs="Times New Roman" w:eastAsia="Times New Roman" w:hAnsi="Times New Roman"/>
          <w:b w:val="1"/>
          <w:sz w:val="26"/>
          <w:szCs w:val="26"/>
          <w:rtl w:val="0"/>
        </w:rPr>
        <w:t xml:space="preserve">SOIL HEAT FLUX DYNAMICS MODELLING USING TEMPORAL DEEP LEARNING FOR DETERMINING PLANT ROOT ZONE TEMPERATURE</w:t>
      </w:r>
      <w:r w:rsidDel="00000000" w:rsidR="00000000" w:rsidRPr="00000000">
        <w:rPr>
          <w:rtl w:val="0"/>
        </w:rPr>
      </w:r>
    </w:p>
    <w:p w:rsidR="00000000" w:rsidDel="00000000" w:rsidP="00000000" w:rsidRDefault="00000000" w:rsidRPr="00000000" w14:paraId="0000002A">
      <w:pPr>
        <w:spacing w:before="113.720703125" w:lineRule="auto"/>
        <w:ind w:left="90" w:right="2752.0068359375" w:firstLine="0"/>
        <w:jc w:val="center"/>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Bonafide record of work done by </w:t>
      </w:r>
    </w:p>
    <w:p w:rsidR="00000000" w:rsidDel="00000000" w:rsidP="00000000" w:rsidRDefault="00000000" w:rsidRPr="00000000" w14:paraId="0000002B">
      <w:pPr>
        <w:spacing w:before="572.906494140625" w:lineRule="auto"/>
        <w:ind w:left="90" w:right="2365.2996826171875"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Manjusha S (21Z317) </w:t>
      </w:r>
    </w:p>
    <w:p w:rsidR="00000000" w:rsidDel="00000000" w:rsidP="00000000" w:rsidRDefault="00000000" w:rsidRPr="00000000" w14:paraId="0000002C">
      <w:pPr>
        <w:ind w:left="90" w:right="2365.2996826171875"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Mydhili nayaki R (21Z324) </w:t>
      </w:r>
    </w:p>
    <w:p w:rsidR="00000000" w:rsidDel="00000000" w:rsidP="00000000" w:rsidRDefault="00000000" w:rsidRPr="00000000" w14:paraId="0000002D">
      <w:pPr>
        <w:ind w:left="90" w:right="2365.2996826171875"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Shrinidhi S(21Z352)</w:t>
      </w:r>
    </w:p>
    <w:p w:rsidR="00000000" w:rsidDel="00000000" w:rsidP="00000000" w:rsidRDefault="00000000" w:rsidRPr="00000000" w14:paraId="0000002E">
      <w:pPr>
        <w:ind w:left="90" w:right="2365.2996826171875"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Swetha M (21Z362) </w:t>
      </w:r>
    </w:p>
    <w:p w:rsidR="00000000" w:rsidDel="00000000" w:rsidP="00000000" w:rsidRDefault="00000000" w:rsidRPr="00000000" w14:paraId="0000002F">
      <w:pPr>
        <w:ind w:left="90" w:right="2331.6998291015625"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b w:val="1"/>
          <w:sz w:val="24"/>
          <w:szCs w:val="24"/>
          <w:rtl w:val="0"/>
        </w:rPr>
        <w:t xml:space="preserve">Vedavarshini</w:t>
      </w:r>
      <w:r w:rsidDel="00000000" w:rsidR="00000000" w:rsidRPr="00000000">
        <w:rPr>
          <w:rFonts w:ascii="Times" w:cs="Times" w:eastAsia="Times" w:hAnsi="Times"/>
          <w:b w:val="1"/>
          <w:sz w:val="24"/>
          <w:szCs w:val="24"/>
          <w:rtl w:val="0"/>
        </w:rPr>
        <w:t xml:space="preserve"> A (21Z368) </w:t>
      </w:r>
    </w:p>
    <w:p w:rsidR="00000000" w:rsidDel="00000000" w:rsidP="00000000" w:rsidRDefault="00000000" w:rsidRPr="00000000" w14:paraId="00000030">
      <w:pPr>
        <w:spacing w:before="468.7200927734375" w:line="362.24802017211914" w:lineRule="auto"/>
        <w:ind w:left="90" w:right="577.23388671875" w:firstLine="0"/>
        <w:jc w:val="center"/>
        <w:rPr>
          <w:rFonts w:ascii="Times" w:cs="Times" w:eastAsia="Times" w:hAnsi="Times"/>
          <w:b w:val="1"/>
          <w:sz w:val="28.079999923706055"/>
          <w:szCs w:val="28.079999923706055"/>
        </w:rPr>
      </w:pPr>
      <w:r w:rsidDel="00000000" w:rsidR="00000000" w:rsidRPr="00000000">
        <w:rPr>
          <w:rFonts w:ascii="Times" w:cs="Times" w:eastAsia="Times" w:hAnsi="Times"/>
          <w:sz w:val="28.079999923706055"/>
          <w:szCs w:val="28.079999923706055"/>
          <w:rtl w:val="0"/>
        </w:rPr>
        <w:t xml:space="preserve">    Dissertation submitted in partial fulfillment of the requirements for the degree of  </w:t>
      </w:r>
      <w:r w:rsidDel="00000000" w:rsidR="00000000" w:rsidRPr="00000000">
        <w:rPr>
          <w:rFonts w:ascii="Times" w:cs="Times" w:eastAsia="Times" w:hAnsi="Times"/>
          <w:b w:val="1"/>
          <w:sz w:val="28.079999923706055"/>
          <w:szCs w:val="28.079999923706055"/>
          <w:rtl w:val="0"/>
        </w:rPr>
        <w:t xml:space="preserve">BACHELOR OF ENGINEERING </w:t>
      </w:r>
    </w:p>
    <w:p w:rsidR="00000000" w:rsidDel="00000000" w:rsidP="00000000" w:rsidRDefault="00000000" w:rsidRPr="00000000" w14:paraId="00000031">
      <w:pPr>
        <w:spacing w:before="129.276123046875" w:lineRule="auto"/>
        <w:ind w:left="90" w:right="1406.95556640625" w:firstLine="0"/>
        <w:jc w:val="center"/>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BRANCH: COMPUTER SCIENCE AND ENGINEERING </w:t>
      </w:r>
    </w:p>
    <w:p w:rsidR="00000000" w:rsidDel="00000000" w:rsidP="00000000" w:rsidRDefault="00000000" w:rsidRPr="00000000" w14:paraId="00000032">
      <w:pPr>
        <w:spacing w:before="318.3056640625" w:lineRule="auto"/>
        <w:ind w:left="0" w:right="3713.1890869140625" w:firstLine="0"/>
        <w:jc w:val="left"/>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of Anna University</w:t>
      </w:r>
    </w:p>
    <w:p w:rsidR="00000000" w:rsidDel="00000000" w:rsidP="00000000" w:rsidRDefault="00000000" w:rsidRPr="00000000" w14:paraId="00000033">
      <w:pPr>
        <w:spacing w:before="318.3056640625" w:lineRule="auto"/>
        <w:ind w:left="2880" w:right="3713.1890869140625" w:firstLine="0"/>
        <w:jc w:val="left"/>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NOVEMBER 2024</w:t>
      </w:r>
    </w:p>
    <w:p w:rsidR="00000000" w:rsidDel="00000000" w:rsidP="00000000" w:rsidRDefault="00000000" w:rsidRPr="00000000" w14:paraId="00000034">
      <w:pPr>
        <w:spacing w:before="937.1063232421875" w:line="226.90913200378418" w:lineRule="auto"/>
        <w:ind w:left="90" w:right="461.14013671875" w:firstLine="0"/>
        <w:rPr>
          <w:rFonts w:ascii="Times" w:cs="Times" w:eastAsia="Times" w:hAnsi="Times"/>
          <w:sz w:val="24"/>
          <w:szCs w:val="24"/>
        </w:rPr>
      </w:pPr>
      <w:r w:rsidDel="00000000" w:rsidR="00000000" w:rsidRPr="00000000">
        <w:rPr>
          <w:rFonts w:ascii="Times" w:cs="Times" w:eastAsia="Times" w:hAnsi="Times"/>
          <w:b w:val="1"/>
          <w:sz w:val="24"/>
          <w:szCs w:val="24"/>
          <w:rtl w:val="0"/>
        </w:rPr>
        <w:t xml:space="preserve">Dr. N Gopikarani                                               </w:t>
        <w:tab/>
        <w:tab/>
        <w:t xml:space="preserve">   </w:t>
        <w:tab/>
        <w:t xml:space="preserve">    Dr. G. Sudha Sadasivam </w:t>
      </w:r>
      <w:r w:rsidDel="00000000" w:rsidR="00000000" w:rsidRPr="00000000">
        <w:rPr>
          <w:rFonts w:ascii="Times" w:cs="Times" w:eastAsia="Times" w:hAnsi="Times"/>
          <w:sz w:val="24"/>
          <w:szCs w:val="24"/>
          <w:rtl w:val="0"/>
        </w:rPr>
        <w:t xml:space="preserve">Faculty Guide                                                                      </w:t>
        <w:tab/>
        <w:tab/>
        <w:t xml:space="preserve">       Head of the Department Assistant Professor (SG)                                                </w:t>
        <w:tab/>
        <w:t xml:space="preserve">    Department of Computer Science </w:t>
      </w:r>
    </w:p>
    <w:p w:rsidR="00000000" w:rsidDel="00000000" w:rsidP="00000000" w:rsidRDefault="00000000" w:rsidRPr="00000000" w14:paraId="00000035">
      <w:pPr>
        <w:spacing w:before="9.01092529296875" w:line="230.40783405303955" w:lineRule="auto"/>
        <w:ind w:left="90" w:right="667.3400878906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Department of Computer Science                                                                       &amp; Engineering</w:t>
      </w:r>
    </w:p>
    <w:p w:rsidR="00000000" w:rsidDel="00000000" w:rsidP="00000000" w:rsidRDefault="00000000" w:rsidRPr="00000000" w14:paraId="00000036">
      <w:pPr>
        <w:spacing w:before="9.01092529296875" w:line="230.40783405303955" w:lineRule="auto"/>
        <w:ind w:left="90" w:right="667.3400878906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&amp; Engineering                                             </w:t>
      </w:r>
    </w:p>
    <w:p w:rsidR="00000000" w:rsidDel="00000000" w:rsidP="00000000" w:rsidRDefault="00000000" w:rsidRPr="00000000" w14:paraId="00000037">
      <w:pPr>
        <w:spacing w:before="9.01092529296875" w:line="230.40783405303955" w:lineRule="auto"/>
        <w:ind w:left="90" w:right="667.340087890625" w:firstLine="0"/>
        <w:rPr>
          <w:rFonts w:ascii="Times" w:cs="Times" w:eastAsia="Times" w:hAnsi="Times"/>
          <w:sz w:val="24"/>
          <w:szCs w:val="24"/>
        </w:rPr>
      </w:pPr>
      <w:r w:rsidDel="00000000" w:rsidR="00000000" w:rsidRPr="00000000">
        <w:pict>
          <v:rect style="width:0.0pt;height:1.5pt" o:hr="t" o:hrstd="t" o:hralign="center" fillcolor="#A0A0A0" stroked="f"/>
        </w:pic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38">
      <w:pPr>
        <w:spacing w:before="281.51214599609375" w:lineRule="auto"/>
        <w:ind w:left="90" w:right="346.37939453125"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 Certified that the candidate was examined in the viva voce examination held on_____________ </w:t>
      </w:r>
    </w:p>
    <w:p w:rsidR="00000000" w:rsidDel="00000000" w:rsidP="00000000" w:rsidRDefault="00000000" w:rsidRPr="00000000" w14:paraId="00000039">
      <w:pPr>
        <w:spacing w:before="281.51214599609375" w:lineRule="auto"/>
        <w:ind w:left="90" w:right="346.3793945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3A">
      <w:pPr>
        <w:spacing w:before="281.51214599609375" w:lineRule="auto"/>
        <w:ind w:left="90" w:right="346.3793945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Internal Examiner                                                                       External Examiner</w:t>
      </w:r>
    </w:p>
    <w:p w:rsidR="00000000" w:rsidDel="00000000" w:rsidP="00000000" w:rsidRDefault="00000000" w:rsidRPr="00000000" w14:paraId="0000003B">
      <w:pPr>
        <w:widowControl w:val="1"/>
        <w:spacing w:line="360"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3C">
      <w:pPr>
        <w:widowControl w:val="1"/>
        <w:spacing w:line="36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CERTIFICATE</w:t>
      </w:r>
    </w:p>
    <w:p w:rsidR="00000000" w:rsidDel="00000000" w:rsidP="00000000" w:rsidRDefault="00000000" w:rsidRPr="00000000" w14:paraId="0000003D">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E">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F">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Certified that this report titled </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sz w:val="26"/>
          <w:szCs w:val="26"/>
          <w:rtl w:val="0"/>
        </w:rPr>
        <w:t xml:space="preserve">SOIL HEAT FLUX DYNAMICS MODELLING USING TEMPORAL DEEP LEARNING FOR DETERMINING PLANT ROOT ZONE TEMPERATURE</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for the Project Work I (19Z720) is a bonafide work of </w:t>
      </w:r>
      <w:r w:rsidDel="00000000" w:rsidR="00000000" w:rsidRPr="00000000">
        <w:rPr>
          <w:rFonts w:ascii="Times New Roman" w:cs="Times New Roman" w:eastAsia="Times New Roman" w:hAnsi="Times New Roman"/>
          <w:b w:val="1"/>
          <w:u w:val="single"/>
          <w:rtl w:val="0"/>
        </w:rPr>
        <w:t xml:space="preserve">“Manjusha S(21Z317), Mydhili nayaki R(21Z324), Shrinidhi S(21Z352), Swetha M(21Z362), Vedavarshini A(21Z368)”</w:t>
      </w:r>
      <w:r w:rsidDel="00000000" w:rsidR="00000000" w:rsidRPr="00000000">
        <w:rPr>
          <w:rFonts w:ascii="Times New Roman" w:cs="Times New Roman" w:eastAsia="Times New Roman" w:hAnsi="Times New Roman"/>
          <w:rtl w:val="0"/>
        </w:rPr>
        <w:t xml:space="preserve"> who have carried out the work for the partial fulfillment of the requirements for the award of the degree of Bachelor of Engineering in Computer Science and Engineering. Certified further that to the best of my knowledge and belief, the work reported herein does not form part of any other thesis or dissertation on the basis of which a degree or an award was conferred on an earlier occasion.</w:t>
      </w:r>
    </w:p>
    <w:p w:rsidR="00000000" w:rsidDel="00000000" w:rsidP="00000000" w:rsidRDefault="00000000" w:rsidRPr="00000000" w14:paraId="00000040">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1">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Place :</w:t>
      </w:r>
      <w:r w:rsidDel="00000000" w:rsidR="00000000" w:rsidRPr="00000000">
        <w:rPr>
          <w:rFonts w:ascii="Times New Roman" w:cs="Times New Roman" w:eastAsia="Times New Roman" w:hAnsi="Times New Roman"/>
          <w:rtl w:val="0"/>
        </w:rPr>
        <w:t xml:space="preserve"> Coimbatore</w:t>
      </w:r>
    </w:p>
    <w:p w:rsidR="00000000" w:rsidDel="00000000" w:rsidP="00000000" w:rsidRDefault="00000000" w:rsidRPr="00000000" w14:paraId="00000042">
      <w:pPr>
        <w:widowControl w:val="1"/>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  :</w:t>
      </w:r>
    </w:p>
    <w:p w:rsidR="00000000" w:rsidDel="00000000" w:rsidP="00000000" w:rsidRDefault="00000000" w:rsidRPr="00000000" w14:paraId="00000043">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4">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5">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6">
      <w:pPr>
        <w:widowControl w:val="1"/>
        <w:spacing w:line="360" w:lineRule="auto"/>
        <w:ind w:left="6480" w:firstLine="72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Faculty Guide</w:t>
      </w:r>
    </w:p>
    <w:p w:rsidR="00000000" w:rsidDel="00000000" w:rsidP="00000000" w:rsidRDefault="00000000" w:rsidRPr="00000000" w14:paraId="00000047">
      <w:pPr>
        <w:widowControl w:val="1"/>
        <w:spacing w:line="36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 N Gopikarani</w:t>
      </w:r>
    </w:p>
    <w:p w:rsidR="00000000" w:rsidDel="00000000" w:rsidP="00000000" w:rsidRDefault="00000000" w:rsidRPr="00000000" w14:paraId="00000048">
      <w:pPr>
        <w:widowControl w:val="1"/>
        <w:spacing w:line="36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Department of Computer Science and Engineering</w:t>
      </w:r>
    </w:p>
    <w:p w:rsidR="00000000" w:rsidDel="00000000" w:rsidP="00000000" w:rsidRDefault="00000000" w:rsidRPr="00000000" w14:paraId="00000049">
      <w:pPr>
        <w:widowControl w:val="1"/>
        <w:spacing w:line="36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PSG College of Technology,</w:t>
      </w:r>
    </w:p>
    <w:p w:rsidR="00000000" w:rsidDel="00000000" w:rsidP="00000000" w:rsidRDefault="00000000" w:rsidRPr="00000000" w14:paraId="0000004A">
      <w:pPr>
        <w:widowControl w:val="1"/>
        <w:spacing w:line="36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Coimbatore - 641004 </w:t>
      </w:r>
    </w:p>
    <w:p w:rsidR="00000000" w:rsidDel="00000000" w:rsidP="00000000" w:rsidRDefault="00000000" w:rsidRPr="00000000" w14:paraId="0000004B">
      <w:pPr>
        <w:widowControl w:val="1"/>
        <w:spacing w:line="36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C">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D">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E">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F">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0">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1">
      <w:pPr>
        <w:widowControl w:val="1"/>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COUNTERSIGNED</w:t>
      </w:r>
    </w:p>
    <w:p w:rsidR="00000000" w:rsidDel="00000000" w:rsidP="00000000" w:rsidRDefault="00000000" w:rsidRPr="00000000" w14:paraId="00000052">
      <w:pPr>
        <w:widowControl w:val="1"/>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widowControl w:val="1"/>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Dr. Sudha Sadasivam G</w:t>
      </w:r>
    </w:p>
    <w:p w:rsidR="00000000" w:rsidDel="00000000" w:rsidP="00000000" w:rsidRDefault="00000000" w:rsidRPr="00000000" w14:paraId="00000054">
      <w:pPr>
        <w:widowControl w:val="1"/>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HEAD</w:t>
      </w:r>
    </w:p>
    <w:p w:rsidR="00000000" w:rsidDel="00000000" w:rsidP="00000000" w:rsidRDefault="00000000" w:rsidRPr="00000000" w14:paraId="00000055">
      <w:pPr>
        <w:widowControl w:val="1"/>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Department of Computer Science and Engineering</w:t>
      </w:r>
    </w:p>
    <w:p w:rsidR="00000000" w:rsidDel="00000000" w:rsidP="00000000" w:rsidRDefault="00000000" w:rsidRPr="00000000" w14:paraId="00000056">
      <w:pPr>
        <w:widowControl w:val="1"/>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PSG College of Technology, Coimbatore - 641004</w:t>
      </w:r>
    </w:p>
    <w:p w:rsidR="00000000" w:rsidDel="00000000" w:rsidP="00000000" w:rsidRDefault="00000000" w:rsidRPr="00000000" w14:paraId="00000057">
      <w:pPr>
        <w:spacing w:before="281.51214599609375" w:lineRule="auto"/>
        <w:ind w:left="90" w:right="346.37939453125" w:firstLine="0"/>
        <w:rPr>
          <w:rFonts w:ascii="Times" w:cs="Times" w:eastAsia="Times" w:hAnsi="Times"/>
          <w:sz w:val="24"/>
          <w:szCs w:val="24"/>
        </w:rPr>
        <w:sectPr>
          <w:headerReference r:id="rId7" w:type="default"/>
          <w:headerReference r:id="rId8" w:type="first"/>
          <w:footerReference r:id="rId9" w:type="default"/>
          <w:footerReference r:id="rId10" w:type="first"/>
          <w:pgSz w:h="16840" w:w="11910" w:orient="portrait"/>
          <w:pgMar w:bottom="840" w:top="1340" w:left="1340" w:right="880" w:header="574" w:footer="650"/>
          <w:pgNumType w:start="1"/>
        </w:sectPr>
      </w:pPr>
      <w:r w:rsidDel="00000000" w:rsidR="00000000" w:rsidRPr="00000000">
        <w:rPr>
          <w:rtl w:val="0"/>
        </w:rPr>
      </w:r>
    </w:p>
    <w:p w:rsidR="00000000" w:rsidDel="00000000" w:rsidP="00000000" w:rsidRDefault="00000000" w:rsidRPr="00000000" w14:paraId="00000058">
      <w:pPr>
        <w:tabs>
          <w:tab w:val="left" w:leader="none" w:pos="8378"/>
        </w:tabs>
        <w:spacing w:before="85" w:line="240"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tab/>
        <w:t xml:space="preserve"> PAGE</w:t>
      </w:r>
    </w:p>
    <w:p w:rsidR="00000000" w:rsidDel="00000000" w:rsidP="00000000" w:rsidRDefault="00000000" w:rsidRPr="00000000" w14:paraId="00000059">
      <w:pPr>
        <w:tabs>
          <w:tab w:val="right" w:leader="none" w:pos="9098"/>
        </w:tabs>
        <w:spacing w:before="341" w:line="240" w:lineRule="auto"/>
        <w:ind w:left="100" w:firstLine="0"/>
        <w:jc w:val="both"/>
        <w:rPr>
          <w:rFonts w:ascii="Times New Roman" w:cs="Times New Roman" w:eastAsia="Times New Roman" w:hAnsi="Times New Roman"/>
          <w:b w:val="1"/>
          <w:sz w:val="24"/>
          <w:szCs w:val="24"/>
        </w:rPr>
      </w:pPr>
      <w:hyperlink w:anchor="_3znysh7">
        <w:r w:rsidDel="00000000" w:rsidR="00000000" w:rsidRPr="00000000">
          <w:rPr>
            <w:rFonts w:ascii="Times New Roman" w:cs="Times New Roman" w:eastAsia="Times New Roman" w:hAnsi="Times New Roman"/>
            <w:b w:val="1"/>
            <w:sz w:val="24"/>
            <w:szCs w:val="24"/>
            <w:rtl w:val="0"/>
          </w:rPr>
          <w:t xml:space="preserve">ACKNOWLEDGEMENT</w:t>
        </w:r>
      </w:hyperlink>
      <w:r w:rsidDel="00000000" w:rsidR="00000000" w:rsidRPr="00000000">
        <w:rPr>
          <w:rFonts w:ascii="Times New Roman" w:cs="Times New Roman" w:eastAsia="Times New Roman" w:hAnsi="Times New Roman"/>
          <w:b w:val="1"/>
          <w:sz w:val="24"/>
          <w:szCs w:val="24"/>
          <w:rtl w:val="0"/>
        </w:rPr>
        <w:t xml:space="preserve">                                                                                                  1</w:t>
      </w:r>
    </w:p>
    <w:p w:rsidR="00000000" w:rsidDel="00000000" w:rsidP="00000000" w:rsidRDefault="00000000" w:rsidRPr="00000000" w14:paraId="0000005A">
      <w:pPr>
        <w:tabs>
          <w:tab w:val="right" w:leader="none" w:pos="9098"/>
        </w:tabs>
        <w:spacing w:before="386" w:line="240" w:lineRule="auto"/>
        <w:ind w:left="100" w:firstLine="0"/>
        <w:jc w:val="both"/>
        <w:rPr>
          <w:rFonts w:ascii="Times New Roman" w:cs="Times New Roman" w:eastAsia="Times New Roman" w:hAnsi="Times New Roman"/>
          <w:b w:val="1"/>
          <w:sz w:val="24"/>
          <w:szCs w:val="24"/>
        </w:rPr>
      </w:pPr>
      <w:hyperlink w:anchor="_2et92p0">
        <w:r w:rsidDel="00000000" w:rsidR="00000000" w:rsidRPr="00000000">
          <w:rPr>
            <w:rFonts w:ascii="Times New Roman" w:cs="Times New Roman" w:eastAsia="Times New Roman" w:hAnsi="Times New Roman"/>
            <w:b w:val="1"/>
            <w:sz w:val="24"/>
            <w:szCs w:val="24"/>
            <w:rtl w:val="0"/>
          </w:rPr>
          <w:t xml:space="preserve">SYNOPSIS</w:t>
        </w:r>
      </w:hyperlink>
      <w:r w:rsidDel="00000000" w:rsidR="00000000" w:rsidRPr="00000000">
        <w:rPr>
          <w:rFonts w:ascii="Times New Roman" w:cs="Times New Roman" w:eastAsia="Times New Roman" w:hAnsi="Times New Roman"/>
          <w:b w:val="1"/>
          <w:sz w:val="24"/>
          <w:szCs w:val="24"/>
          <w:rtl w:val="0"/>
        </w:rPr>
        <w:t xml:space="preserve">                                                                                                                           2</w:t>
        <w:tab/>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right" w:leader="none" w:pos="9098"/>
        </w:tabs>
        <w:spacing w:before="341" w:line="240" w:lineRule="auto"/>
        <w:ind w:left="10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FIGURES                                                                                                            3</w:t>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right" w:leader="none" w:pos="9098"/>
        </w:tabs>
        <w:spacing w:before="341" w:line="240" w:lineRule="auto"/>
        <w:ind w:left="10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TABLES                                                                                                              4</w:t>
      </w:r>
    </w:p>
    <w:p w:rsidR="00000000" w:rsidDel="00000000" w:rsidP="00000000" w:rsidRDefault="00000000" w:rsidRPr="00000000" w14:paraId="0000005D">
      <w:pPr>
        <w:numPr>
          <w:ilvl w:val="0"/>
          <w:numId w:val="27"/>
        </w:numPr>
        <w:pBdr>
          <w:top w:space="0" w:sz="0" w:val="nil"/>
          <w:left w:space="0" w:sz="0" w:val="nil"/>
          <w:bottom w:space="0" w:sz="0" w:val="nil"/>
          <w:right w:space="0" w:sz="0" w:val="nil"/>
          <w:between w:space="0" w:sz="0" w:val="nil"/>
        </w:pBdr>
        <w:tabs>
          <w:tab w:val="left" w:leader="none" w:pos="386"/>
          <w:tab w:val="right" w:leader="none" w:pos="9098"/>
        </w:tabs>
        <w:spacing w:before="391" w:line="24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INTRODUCTION                                                                                                    </w:t>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b w:val="1"/>
          <w:color w:val="000000"/>
          <w:sz w:val="24"/>
          <w:szCs w:val="24"/>
          <w:rtl w:val="0"/>
        </w:rPr>
        <w:tab/>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left" w:leader="none" w:pos="1252"/>
          <w:tab w:val="right" w:leader="none" w:pos="9098"/>
        </w:tabs>
        <w:spacing w:before="242" w:lin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            1.1.</w:t>
      </w:r>
      <w:r w:rsidDel="00000000" w:rsidR="00000000" w:rsidRPr="00000000">
        <w:rPr>
          <w:rFonts w:ascii="Times New Roman" w:cs="Times New Roman" w:eastAsia="Times New Roman" w:hAnsi="Times New Roman"/>
          <w:b w:val="1"/>
          <w:color w:val="000000"/>
          <w:sz w:val="24"/>
          <w:szCs w:val="24"/>
          <w:rtl w:val="0"/>
        </w:rPr>
        <w:t xml:space="preserve"> </w:t>
      </w:r>
      <w:hyperlink w:anchor="_tyjcwt">
        <w:r w:rsidDel="00000000" w:rsidR="00000000" w:rsidRPr="00000000">
          <w:rPr>
            <w:rFonts w:ascii="Times New Roman" w:cs="Times New Roman" w:eastAsia="Times New Roman" w:hAnsi="Times New Roman"/>
            <w:color w:val="000000"/>
            <w:sz w:val="24"/>
            <w:szCs w:val="24"/>
            <w:rtl w:val="0"/>
          </w:rPr>
          <w:t xml:space="preserve">PROBLEM STATEMENT</w:t>
        </w:r>
      </w:hyperlink>
      <w:r w:rsidDel="00000000" w:rsidR="00000000" w:rsidRPr="00000000">
        <w:rPr>
          <w:rFonts w:ascii="Times New Roman" w:cs="Times New Roman" w:eastAsia="Times New Roman" w:hAnsi="Times New Roman"/>
          <w:sz w:val="24"/>
          <w:szCs w:val="24"/>
          <w:rtl w:val="0"/>
        </w:rPr>
        <w:t xml:space="preserve">                                                                                  6                                                    </w:t>
      </w:r>
      <w:r w:rsidDel="00000000" w:rsidR="00000000" w:rsidRPr="00000000">
        <w:rPr>
          <w:rtl w:val="0"/>
        </w:rPr>
      </w:r>
    </w:p>
    <w:p w:rsidR="00000000" w:rsidDel="00000000" w:rsidP="00000000" w:rsidRDefault="00000000" w:rsidRPr="00000000" w14:paraId="0000005F">
      <w:pPr>
        <w:numPr>
          <w:ilvl w:val="0"/>
          <w:numId w:val="27"/>
        </w:numPr>
        <w:pBdr>
          <w:top w:space="0" w:sz="0" w:val="nil"/>
          <w:left w:space="0" w:sz="0" w:val="nil"/>
          <w:bottom w:space="0" w:sz="0" w:val="nil"/>
          <w:right w:space="0" w:sz="0" w:val="nil"/>
          <w:between w:space="0" w:sz="0" w:val="nil"/>
        </w:pBdr>
        <w:tabs>
          <w:tab w:val="left" w:leader="none" w:pos="386"/>
          <w:tab w:val="right" w:leader="none" w:pos="9104"/>
        </w:tabs>
        <w:spacing w:before="391" w:line="24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LITERATURE SURVEY                                                                                         </w:t>
      </w: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rPr>
          <w:rFonts w:ascii="Times New Roman" w:cs="Times New Roman" w:eastAsia="Times New Roman" w:hAnsi="Times New Roman"/>
          <w:b w:val="1"/>
          <w:color w:val="000000"/>
          <w:sz w:val="24"/>
          <w:szCs w:val="24"/>
          <w:rtl w:val="0"/>
        </w:rPr>
        <w:tab/>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leader="none" w:pos="1252"/>
          <w:tab w:val="right" w:leader="none" w:pos="9104"/>
        </w:tabs>
        <w:spacing w:before="246"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 LITERATURE SURVEY AND INFERENCES                                                 7</w:t>
      </w:r>
    </w:p>
    <w:p w:rsidR="00000000" w:rsidDel="00000000" w:rsidP="00000000" w:rsidRDefault="00000000" w:rsidRPr="00000000" w14:paraId="00000061">
      <w:pPr>
        <w:numPr>
          <w:ilvl w:val="0"/>
          <w:numId w:val="27"/>
        </w:numPr>
        <w:pBdr>
          <w:top w:space="0" w:sz="0" w:val="nil"/>
          <w:left w:space="0" w:sz="0" w:val="nil"/>
          <w:bottom w:space="0" w:sz="0" w:val="nil"/>
          <w:right w:space="0" w:sz="0" w:val="nil"/>
          <w:between w:space="0" w:sz="0" w:val="nil"/>
        </w:pBdr>
        <w:tabs>
          <w:tab w:val="left" w:leader="none" w:pos="1252"/>
          <w:tab w:val="right" w:leader="none" w:pos="9104"/>
        </w:tabs>
        <w:spacing w:before="246"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REQUIREMENTS                                                                                14</w:t>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leader="none" w:pos="1252"/>
          <w:tab w:val="right" w:leader="none" w:pos="9104"/>
        </w:tabs>
        <w:spacing w:before="246"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HARDWARE REQUIREMENTS                                                                      14</w:t>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left" w:leader="none" w:pos="1252"/>
          <w:tab w:val="right" w:leader="none" w:pos="9104"/>
        </w:tabs>
        <w:spacing w:before="246"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 SOFTWARE REQUIREMENTS                                                                        14</w:t>
      </w:r>
    </w:p>
    <w:p w:rsidR="00000000" w:rsidDel="00000000" w:rsidP="00000000" w:rsidRDefault="00000000" w:rsidRPr="00000000" w14:paraId="00000064">
      <w:pPr>
        <w:numPr>
          <w:ilvl w:val="0"/>
          <w:numId w:val="27"/>
        </w:numPr>
        <w:pBdr>
          <w:top w:space="0" w:sz="0" w:val="nil"/>
          <w:left w:space="0" w:sz="0" w:val="nil"/>
          <w:bottom w:space="0" w:sz="0" w:val="nil"/>
          <w:right w:space="0" w:sz="0" w:val="nil"/>
          <w:between w:space="0" w:sz="0" w:val="nil"/>
        </w:pBdr>
        <w:tabs>
          <w:tab w:val="left" w:leader="none" w:pos="1252"/>
          <w:tab w:val="right" w:leader="none" w:pos="9104"/>
        </w:tabs>
        <w:spacing w:before="246"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DESIGN                                                                                                  15</w:t>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left" w:leader="none" w:pos="1252"/>
          <w:tab w:val="right" w:leader="none" w:pos="9104"/>
        </w:tabs>
        <w:spacing w:before="246"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DESIGN                                                                                                              15</w:t>
      </w:r>
    </w:p>
    <w:p w:rsidR="00000000" w:rsidDel="00000000" w:rsidP="00000000" w:rsidRDefault="00000000" w:rsidRPr="00000000" w14:paraId="00000066">
      <w:pPr>
        <w:tabs>
          <w:tab w:val="left" w:leader="none" w:pos="1252"/>
          <w:tab w:val="right" w:leader="none" w:pos="9104"/>
        </w:tabs>
        <w:spacing w:before="246"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TOOLS AND DATASET USED                                                                         17</w:t>
      </w:r>
    </w:p>
    <w:p w:rsidR="00000000" w:rsidDel="00000000" w:rsidP="00000000" w:rsidRDefault="00000000" w:rsidRPr="00000000" w14:paraId="00000067">
      <w:pPr>
        <w:tabs>
          <w:tab w:val="left" w:leader="none" w:pos="1252"/>
          <w:tab w:val="right" w:leader="none" w:pos="9104"/>
        </w:tabs>
        <w:spacing w:before="246"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DATASET DESCRIPTION                                                                                 19</w:t>
      </w:r>
    </w:p>
    <w:p w:rsidR="00000000" w:rsidDel="00000000" w:rsidP="00000000" w:rsidRDefault="00000000" w:rsidRPr="00000000" w14:paraId="00000068">
      <w:pPr>
        <w:tabs>
          <w:tab w:val="left" w:leader="none" w:pos="1252"/>
          <w:tab w:val="right" w:leader="none" w:pos="9104"/>
        </w:tabs>
        <w:spacing w:before="246"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EXISTING MODELS                                                                                         20</w:t>
      </w:r>
    </w:p>
    <w:p w:rsidR="00000000" w:rsidDel="00000000" w:rsidP="00000000" w:rsidRDefault="00000000" w:rsidRPr="00000000" w14:paraId="00000069">
      <w:pPr>
        <w:tabs>
          <w:tab w:val="left" w:leader="none" w:pos="1252"/>
          <w:tab w:val="right" w:leader="none" w:pos="9104"/>
        </w:tabs>
        <w:spacing w:before="246"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 SYSTEM WORKFLOW                                                                                     21</w:t>
      </w:r>
    </w:p>
    <w:p w:rsidR="00000000" w:rsidDel="00000000" w:rsidP="00000000" w:rsidRDefault="00000000" w:rsidRPr="00000000" w14:paraId="0000006A">
      <w:pPr>
        <w:tabs>
          <w:tab w:val="left" w:leader="none" w:pos="1252"/>
          <w:tab w:val="right" w:leader="none" w:pos="9104"/>
        </w:tabs>
        <w:spacing w:before="246"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 PROPOSED SOLUTION                                                                                    26</w:t>
      </w:r>
    </w:p>
    <w:p w:rsidR="00000000" w:rsidDel="00000000" w:rsidP="00000000" w:rsidRDefault="00000000" w:rsidRPr="00000000" w14:paraId="0000006B">
      <w:pPr>
        <w:numPr>
          <w:ilvl w:val="0"/>
          <w:numId w:val="27"/>
        </w:numPr>
        <w:pBdr>
          <w:top w:space="0" w:sz="0" w:val="nil"/>
          <w:left w:space="0" w:sz="0" w:val="nil"/>
          <w:bottom w:space="0" w:sz="0" w:val="nil"/>
          <w:right w:space="0" w:sz="0" w:val="nil"/>
          <w:between w:space="0" w:sz="0" w:val="nil"/>
        </w:pBdr>
        <w:tabs>
          <w:tab w:val="left" w:leader="none" w:pos="1252"/>
          <w:tab w:val="right" w:leader="none" w:pos="9104"/>
        </w:tabs>
        <w:spacing w:before="246"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33</w:t>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leader="none" w:pos="1252"/>
          <w:tab w:val="right" w:leader="none" w:pos="9104"/>
        </w:tabs>
        <w:spacing w:before="246"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DATA UNDERSTANDING AND PREPROCESSING                                      33</w:t>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left" w:leader="none" w:pos="1252"/>
          <w:tab w:val="right" w:leader="none" w:pos="9104"/>
        </w:tabs>
        <w:spacing w:before="246"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ALGORITHM                                                                                                      41  </w:t>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left" w:leader="none" w:pos="1252"/>
          <w:tab w:val="right" w:leader="none" w:pos="9104"/>
        </w:tabs>
        <w:spacing w:before="246"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RESULT ANALYSIS                                                                                           47</w:t>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left" w:leader="none" w:pos="1252"/>
          <w:tab w:val="right" w:leader="none" w:pos="9104"/>
        </w:tabs>
        <w:spacing w:before="246"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6. CONCLUSION                                                                                                          51</w:t>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left" w:leader="none" w:pos="1252"/>
          <w:tab w:val="right" w:leader="none" w:pos="9104"/>
        </w:tabs>
        <w:spacing w:before="246"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7. BIBLIOGRAPHY                                                                                                      52</w:t>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left" w:leader="none" w:pos="1252"/>
          <w:tab w:val="right" w:leader="none" w:pos="9104"/>
        </w:tabs>
        <w:spacing w:before="246" w:line="240" w:lineRule="auto"/>
        <w:ind w:left="0" w:firstLine="0"/>
        <w:jc w:val="both"/>
        <w:rPr>
          <w:rFonts w:ascii="Times New Roman" w:cs="Times New Roman" w:eastAsia="Times New Roman" w:hAnsi="Times New Roman"/>
          <w:b w:val="1"/>
          <w:sz w:val="24"/>
          <w:szCs w:val="24"/>
        </w:rPr>
        <w:sectPr>
          <w:footerReference r:id="rId11" w:type="first"/>
          <w:type w:val="nextPage"/>
          <w:pgSz w:h="16840" w:w="11910" w:orient="portrait"/>
          <w:pgMar w:bottom="840" w:top="1340" w:left="1340" w:right="880" w:header="574" w:footer="650"/>
        </w:sectPr>
      </w:pPr>
      <w:r w:rsidDel="00000000" w:rsidR="00000000" w:rsidRPr="00000000">
        <w:rPr>
          <w:rFonts w:ascii="Times New Roman" w:cs="Times New Roman" w:eastAsia="Times New Roman" w:hAnsi="Times New Roman"/>
          <w:b w:val="1"/>
          <w:sz w:val="24"/>
          <w:szCs w:val="24"/>
          <w:rtl w:val="0"/>
        </w:rPr>
        <w:t xml:space="preserve">       8. APPENDIX                                                                                                                 53</w:t>
      </w:r>
    </w:p>
    <w:p w:rsidR="00000000" w:rsidDel="00000000" w:rsidP="00000000" w:rsidRDefault="00000000" w:rsidRPr="00000000" w14:paraId="00000072">
      <w:pPr>
        <w:pStyle w:val="Heading2"/>
        <w:tabs>
          <w:tab w:val="left" w:leader="none" w:pos="1321"/>
          <w:tab w:val="right" w:leader="none" w:pos="9104"/>
        </w:tabs>
        <w:ind w:left="0" w:firstLine="0"/>
        <w:jc w:val="center"/>
        <w:rPr>
          <w:rFonts w:ascii="Times New Roman" w:cs="Times New Roman" w:eastAsia="Times New Roman" w:hAnsi="Times New Roman"/>
          <w:sz w:val="28"/>
          <w:szCs w:val="28"/>
        </w:rPr>
      </w:pPr>
      <w:bookmarkStart w:colFirst="0" w:colLast="0" w:name="_b1alobqkbrl9" w:id="1"/>
      <w:bookmarkEnd w:id="1"/>
      <w:r w:rsidDel="00000000" w:rsidR="00000000" w:rsidRPr="00000000">
        <w:rPr>
          <w:rFonts w:ascii="Times New Roman" w:cs="Times New Roman" w:eastAsia="Times New Roman" w:hAnsi="Times New Roman"/>
          <w:sz w:val="28"/>
          <w:szCs w:val="28"/>
          <w:rtl w:val="0"/>
        </w:rPr>
        <w:t xml:space="preserve">ACKNOWLEDGEMENT</w:t>
      </w:r>
    </w:p>
    <w:p w:rsidR="00000000" w:rsidDel="00000000" w:rsidP="00000000" w:rsidRDefault="00000000" w:rsidRPr="00000000" w14:paraId="00000073">
      <w:pPr>
        <w:tabs>
          <w:tab w:val="left" w:leader="none" w:pos="1321"/>
          <w:tab w:val="right" w:leader="none" w:pos="9104"/>
        </w:tabs>
        <w:rPr/>
      </w:pPr>
      <w:r w:rsidDel="00000000" w:rsidR="00000000" w:rsidRPr="00000000">
        <w:rPr>
          <w:rtl w:val="0"/>
        </w:rPr>
      </w:r>
    </w:p>
    <w:p w:rsidR="00000000" w:rsidDel="00000000" w:rsidP="00000000" w:rsidRDefault="00000000" w:rsidRPr="00000000" w14:paraId="00000074">
      <w:pPr>
        <w:tabs>
          <w:tab w:val="left" w:leader="none" w:pos="1321"/>
          <w:tab w:val="right" w:leader="none" w:pos="9104"/>
        </w:tabs>
        <w:rPr/>
      </w:pPr>
      <w:r w:rsidDel="00000000" w:rsidR="00000000" w:rsidRPr="00000000">
        <w:rPr>
          <w:rtl w:val="0"/>
        </w:rPr>
      </w:r>
    </w:p>
    <w:p w:rsidR="00000000" w:rsidDel="00000000" w:rsidP="00000000" w:rsidRDefault="00000000" w:rsidRPr="00000000" w14:paraId="00000075">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would like to extend our sincere thanks to our Principal, </w:t>
      </w:r>
      <w:r w:rsidDel="00000000" w:rsidR="00000000" w:rsidRPr="00000000">
        <w:rPr>
          <w:rFonts w:ascii="Times New Roman" w:cs="Times New Roman" w:eastAsia="Times New Roman" w:hAnsi="Times New Roman"/>
          <w:b w:val="1"/>
          <w:rtl w:val="0"/>
        </w:rPr>
        <w:t xml:space="preserve">Dr. K. Prakasan</w:t>
      </w:r>
      <w:r w:rsidDel="00000000" w:rsidR="00000000" w:rsidRPr="00000000">
        <w:rPr>
          <w:rFonts w:ascii="Times New Roman" w:cs="Times New Roman" w:eastAsia="Times New Roman" w:hAnsi="Times New Roman"/>
          <w:rtl w:val="0"/>
        </w:rPr>
        <w:t xml:space="preserve">, PSG College of Technology, Coimbatore, for providing us with this opportunity to develop and complete our project in our field of study.</w:t>
      </w:r>
    </w:p>
    <w:p w:rsidR="00000000" w:rsidDel="00000000" w:rsidP="00000000" w:rsidRDefault="00000000" w:rsidRPr="00000000" w14:paraId="00000076">
      <w:pPr>
        <w:widowControl w:val="1"/>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express our sincere thanks to our Professor and the Head of the Department, </w:t>
      </w:r>
      <w:r w:rsidDel="00000000" w:rsidR="00000000" w:rsidRPr="00000000">
        <w:rPr>
          <w:rFonts w:ascii="Times New Roman" w:cs="Times New Roman" w:eastAsia="Times New Roman" w:hAnsi="Times New Roman"/>
          <w:b w:val="1"/>
          <w:rtl w:val="0"/>
        </w:rPr>
        <w:t xml:space="preserve">Dr. Sudha Sadasivam G</w:t>
      </w:r>
      <w:r w:rsidDel="00000000" w:rsidR="00000000" w:rsidRPr="00000000">
        <w:rPr>
          <w:rFonts w:ascii="Times New Roman" w:cs="Times New Roman" w:eastAsia="Times New Roman" w:hAnsi="Times New Roman"/>
          <w:rtl w:val="0"/>
        </w:rPr>
        <w:t xml:space="preserve">, Department of Computer Science and Engineering, PSG College of Technology, Coimbatore, for encouraging and allowing us to present the project at our department premises for the partial fulfillment of the requirements leading to the award of B.E. degree.</w:t>
      </w:r>
    </w:p>
    <w:p w:rsidR="00000000" w:rsidDel="00000000" w:rsidP="00000000" w:rsidRDefault="00000000" w:rsidRPr="00000000" w14:paraId="00000078">
      <w:pPr>
        <w:widowControl w:val="1"/>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take immense pleasure in conveying our thanks and a deep sense of gratitude to our Professor and the Programme Coordinator, </w:t>
      </w:r>
      <w:r w:rsidDel="00000000" w:rsidR="00000000" w:rsidRPr="00000000">
        <w:rPr>
          <w:rFonts w:ascii="Times New Roman" w:cs="Times New Roman" w:eastAsia="Times New Roman" w:hAnsi="Times New Roman"/>
          <w:b w:val="1"/>
          <w:rtl w:val="0"/>
        </w:rPr>
        <w:t xml:space="preserve">Dr. Shanthi V</w:t>
      </w:r>
      <w:r w:rsidDel="00000000" w:rsidR="00000000" w:rsidRPr="00000000">
        <w:rPr>
          <w:rFonts w:ascii="Times New Roman" w:cs="Times New Roman" w:eastAsia="Times New Roman" w:hAnsi="Times New Roman"/>
          <w:rtl w:val="0"/>
        </w:rPr>
        <w:t xml:space="preserve">, Department of Computer Science and Engineering, PSG College of Technology, Coimbatore, for his relentless support and motivation to constantly up skill ourself throughout this project. </w:t>
      </w:r>
    </w:p>
    <w:p w:rsidR="00000000" w:rsidDel="00000000" w:rsidP="00000000" w:rsidRDefault="00000000" w:rsidRPr="00000000" w14:paraId="0000007A">
      <w:pPr>
        <w:widowControl w:val="1"/>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would like to express our gratitude to our faculty guide </w:t>
      </w:r>
      <w:r w:rsidDel="00000000" w:rsidR="00000000" w:rsidRPr="00000000">
        <w:rPr>
          <w:rFonts w:ascii="Times New Roman" w:cs="Times New Roman" w:eastAsia="Times New Roman" w:hAnsi="Times New Roman"/>
          <w:b w:val="1"/>
          <w:rtl w:val="0"/>
        </w:rPr>
        <w:t xml:space="preserve">Dr. N Gopikarani</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f2023"/>
          <w:sz w:val="24"/>
          <w:szCs w:val="24"/>
          <w:rtl w:val="0"/>
        </w:rPr>
        <w:t xml:space="preserve">Assistant Professor (SG)</w:t>
      </w:r>
      <w:r w:rsidDel="00000000" w:rsidR="00000000" w:rsidRPr="00000000">
        <w:rPr>
          <w:rFonts w:ascii="Times New Roman" w:cs="Times New Roman" w:eastAsia="Times New Roman" w:hAnsi="Times New Roman"/>
          <w:rtl w:val="0"/>
        </w:rPr>
        <w:t xml:space="preserve">, Department of Computer Science and Engineering, PSG College of Technology, Coimbatore, for her valuable suggestions, encouragement, whole-hearted cooperation, constructive criticism, and guidance throughout this project work.</w:t>
      </w:r>
    </w:p>
    <w:p w:rsidR="00000000" w:rsidDel="00000000" w:rsidP="00000000" w:rsidRDefault="00000000" w:rsidRPr="00000000" w14:paraId="0000007C">
      <w:pPr>
        <w:widowControl w:val="1"/>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we would like to extend our sincere gratitude to </w:t>
      </w:r>
      <w:r w:rsidDel="00000000" w:rsidR="00000000" w:rsidRPr="00000000">
        <w:rPr>
          <w:rFonts w:ascii="Times New Roman" w:cs="Times New Roman" w:eastAsia="Times New Roman" w:hAnsi="Times New Roman"/>
          <w:b w:val="1"/>
          <w:color w:val="1f2023"/>
          <w:sz w:val="24"/>
          <w:szCs w:val="24"/>
          <w:rtl w:val="0"/>
        </w:rPr>
        <w:t xml:space="preserve">Dr. S. Arul Jothi</w:t>
      </w:r>
      <w:r w:rsidDel="00000000" w:rsidR="00000000" w:rsidRPr="00000000">
        <w:rPr>
          <w:rFonts w:ascii="Times New Roman" w:cs="Times New Roman" w:eastAsia="Times New Roman" w:hAnsi="Times New Roman"/>
          <w:rtl w:val="0"/>
        </w:rPr>
        <w:t xml:space="preserve">, Assistant Professor (Sr. Gr.), Department of Computer Science and Engineering, PSG College of Technology, Coimbatore, whose continuous support and guidance have been instrumental in the successful completion of our project.</w:t>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left" w:leader="none" w:pos="1252"/>
          <w:tab w:val="right" w:leader="none" w:pos="9104"/>
        </w:tabs>
        <w:spacing w:before="246"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left" w:leader="none" w:pos="1252"/>
          <w:tab w:val="right" w:leader="none" w:pos="9104"/>
        </w:tabs>
        <w:spacing w:before="246"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tabs>
          <w:tab w:val="left" w:leader="none" w:pos="1252"/>
          <w:tab w:val="right" w:leader="none" w:pos="9104"/>
        </w:tabs>
        <w:spacing w:before="246"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left" w:leader="none" w:pos="1252"/>
          <w:tab w:val="right" w:leader="none" w:pos="9104"/>
        </w:tabs>
        <w:spacing w:before="246"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tabs>
          <w:tab w:val="left" w:leader="none" w:pos="1252"/>
          <w:tab w:val="right" w:leader="none" w:pos="9104"/>
        </w:tabs>
        <w:spacing w:before="246"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tabs>
          <w:tab w:val="left" w:leader="none" w:pos="1252"/>
          <w:tab w:val="right" w:leader="none" w:pos="9104"/>
        </w:tabs>
        <w:spacing w:before="246"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tabs>
          <w:tab w:val="left" w:leader="none" w:pos="1252"/>
          <w:tab w:val="right" w:leader="none" w:pos="9104"/>
        </w:tabs>
        <w:spacing w:before="246"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pStyle w:val="Heading2"/>
        <w:tabs>
          <w:tab w:val="left" w:leader="none" w:pos="1321"/>
          <w:tab w:val="right" w:leader="none" w:pos="9104"/>
        </w:tabs>
        <w:spacing w:before="100" w:line="360" w:lineRule="auto"/>
        <w:ind w:left="0" w:firstLine="0"/>
        <w:jc w:val="both"/>
        <w:rPr>
          <w:rFonts w:ascii="Times New Roman" w:cs="Times New Roman" w:eastAsia="Times New Roman" w:hAnsi="Times New Roman"/>
          <w:color w:val="1f2023"/>
          <w:sz w:val="24"/>
          <w:szCs w:val="24"/>
        </w:rPr>
      </w:pPr>
      <w:bookmarkStart w:colFirst="0" w:colLast="0" w:name="_azmhpgiht60n" w:id="2"/>
      <w:bookmarkEnd w:id="2"/>
      <w:r w:rsidDel="00000000" w:rsidR="00000000" w:rsidRPr="00000000">
        <w:rPr>
          <w:rtl w:val="0"/>
        </w:rPr>
      </w:r>
    </w:p>
    <w:p w:rsidR="00000000" w:rsidDel="00000000" w:rsidP="00000000" w:rsidRDefault="00000000" w:rsidRPr="00000000" w14:paraId="00000086">
      <w:pPr>
        <w:pStyle w:val="Heading2"/>
        <w:tabs>
          <w:tab w:val="left" w:leader="none" w:pos="1321"/>
          <w:tab w:val="right" w:leader="none" w:pos="9104"/>
        </w:tabs>
        <w:spacing w:before="100" w:line="360" w:lineRule="auto"/>
        <w:ind w:left="0" w:firstLine="0"/>
        <w:jc w:val="center"/>
        <w:rPr>
          <w:rFonts w:ascii="Times New Roman" w:cs="Times New Roman" w:eastAsia="Times New Roman" w:hAnsi="Times New Roman"/>
          <w:color w:val="1f2023"/>
          <w:sz w:val="28"/>
          <w:szCs w:val="28"/>
        </w:rPr>
      </w:pPr>
      <w:bookmarkStart w:colFirst="0" w:colLast="0" w:name="_z8fgftf3o8cu" w:id="3"/>
      <w:bookmarkEnd w:id="3"/>
      <w:r w:rsidDel="00000000" w:rsidR="00000000" w:rsidRPr="00000000">
        <w:rPr>
          <w:rtl w:val="0"/>
        </w:rPr>
      </w:r>
    </w:p>
    <w:p w:rsidR="00000000" w:rsidDel="00000000" w:rsidP="00000000" w:rsidRDefault="00000000" w:rsidRPr="00000000" w14:paraId="00000087">
      <w:pPr>
        <w:pStyle w:val="Heading2"/>
        <w:tabs>
          <w:tab w:val="left" w:leader="none" w:pos="1321"/>
          <w:tab w:val="right" w:leader="none" w:pos="9104"/>
        </w:tabs>
        <w:spacing w:before="100" w:line="360" w:lineRule="auto"/>
        <w:ind w:left="0" w:firstLine="0"/>
        <w:jc w:val="center"/>
        <w:rPr>
          <w:rFonts w:ascii="Times New Roman" w:cs="Times New Roman" w:eastAsia="Times New Roman" w:hAnsi="Times New Roman"/>
          <w:color w:val="1f2023"/>
          <w:sz w:val="28"/>
          <w:szCs w:val="28"/>
        </w:rPr>
      </w:pPr>
      <w:bookmarkStart w:colFirst="0" w:colLast="0" w:name="_ebuvuu9h4c13" w:id="4"/>
      <w:bookmarkEnd w:id="4"/>
      <w:r w:rsidDel="00000000" w:rsidR="00000000" w:rsidRPr="00000000">
        <w:rPr>
          <w:rtl w:val="0"/>
        </w:rPr>
      </w:r>
    </w:p>
    <w:p w:rsidR="00000000" w:rsidDel="00000000" w:rsidP="00000000" w:rsidRDefault="00000000" w:rsidRPr="00000000" w14:paraId="00000088">
      <w:pPr>
        <w:pStyle w:val="Heading2"/>
        <w:tabs>
          <w:tab w:val="left" w:leader="none" w:pos="1321"/>
          <w:tab w:val="right" w:leader="none" w:pos="9104"/>
        </w:tabs>
        <w:spacing w:before="100" w:line="360" w:lineRule="auto"/>
        <w:ind w:left="0" w:firstLine="0"/>
        <w:jc w:val="center"/>
        <w:rPr>
          <w:rFonts w:ascii="Times New Roman" w:cs="Times New Roman" w:eastAsia="Times New Roman" w:hAnsi="Times New Roman"/>
          <w:color w:val="1f2023"/>
          <w:sz w:val="28"/>
          <w:szCs w:val="28"/>
        </w:rPr>
      </w:pPr>
      <w:bookmarkStart w:colFirst="0" w:colLast="0" w:name="_mkprxl6rbmlo" w:id="5"/>
      <w:bookmarkEnd w:id="5"/>
      <w:r w:rsidDel="00000000" w:rsidR="00000000" w:rsidRPr="00000000">
        <w:rPr>
          <w:rFonts w:ascii="Times New Roman" w:cs="Times New Roman" w:eastAsia="Times New Roman" w:hAnsi="Times New Roman"/>
          <w:color w:val="1f2023"/>
          <w:sz w:val="28"/>
          <w:szCs w:val="28"/>
          <w:rtl w:val="0"/>
        </w:rPr>
        <w:t xml:space="preserve">SYNOPSIS</w:t>
      </w:r>
    </w:p>
    <w:p w:rsidR="00000000" w:rsidDel="00000000" w:rsidP="00000000" w:rsidRDefault="00000000" w:rsidRPr="00000000" w14:paraId="00000089">
      <w:pPr>
        <w:tabs>
          <w:tab w:val="left" w:leader="none" w:pos="1321"/>
          <w:tab w:val="right" w:leader="none" w:pos="9104"/>
        </w:tabs>
        <w:rPr/>
      </w:pPr>
      <w:r w:rsidDel="00000000" w:rsidR="00000000" w:rsidRPr="00000000">
        <w:rPr>
          <w:rtl w:val="0"/>
        </w:rPr>
      </w:r>
    </w:p>
    <w:p w:rsidR="00000000" w:rsidDel="00000000" w:rsidP="00000000" w:rsidRDefault="00000000" w:rsidRPr="00000000" w14:paraId="0000008A">
      <w:pPr>
        <w:tabs>
          <w:tab w:val="left" w:leader="none" w:pos="1321"/>
          <w:tab w:val="right" w:leader="none" w:pos="9104"/>
        </w:tabs>
        <w:spacing w:line="355.20000000000005" w:lineRule="auto"/>
        <w:ind w:left="100" w:right="560" w:firstLine="0"/>
        <w:jc w:val="both"/>
        <w:rPr>
          <w:rFonts w:ascii="Times New Roman" w:cs="Times New Roman" w:eastAsia="Times New Roman" w:hAnsi="Times New Roman"/>
          <w:color w:val="1f2023"/>
          <w:sz w:val="24"/>
          <w:szCs w:val="24"/>
        </w:rPr>
      </w:pPr>
      <w:r w:rsidDel="00000000" w:rsidR="00000000" w:rsidRPr="00000000">
        <w:rPr>
          <w:rFonts w:ascii="Times New Roman" w:cs="Times New Roman" w:eastAsia="Times New Roman" w:hAnsi="Times New Roman"/>
          <w:color w:val="1f2023"/>
          <w:sz w:val="24"/>
          <w:szCs w:val="24"/>
          <w:rtl w:val="0"/>
        </w:rPr>
        <w:t xml:space="preserve">    </w:t>
        <w:tab/>
        <w:t xml:space="preserve">The problem statement highlights the significant challenge of accurately predicting soil heat flux dynamics, which are crucial for regulating plant root zone temperature. Inadequate control of root zone temperature can lead to poor plant health, reduced crop yields, and increased vulnerability to pests and diseases, especially in the context of Indian agriculture, where productivity is often hampered by suboptimal soil temperature regulation.</w:t>
      </w:r>
    </w:p>
    <w:p w:rsidR="00000000" w:rsidDel="00000000" w:rsidP="00000000" w:rsidRDefault="00000000" w:rsidRPr="00000000" w14:paraId="0000008B">
      <w:pPr>
        <w:tabs>
          <w:tab w:val="left" w:leader="none" w:pos="1321"/>
          <w:tab w:val="right" w:leader="none" w:pos="9104"/>
        </w:tabs>
        <w:spacing w:after="240" w:before="240" w:line="355.20000000000005" w:lineRule="auto"/>
        <w:jc w:val="both"/>
        <w:rPr>
          <w:rFonts w:ascii="Times New Roman" w:cs="Times New Roman" w:eastAsia="Times New Roman" w:hAnsi="Times New Roman"/>
          <w:color w:val="1f2023"/>
          <w:sz w:val="24"/>
          <w:szCs w:val="24"/>
        </w:rPr>
      </w:pPr>
      <w:r w:rsidDel="00000000" w:rsidR="00000000" w:rsidRPr="00000000">
        <w:rPr>
          <w:rFonts w:ascii="Times New Roman" w:cs="Times New Roman" w:eastAsia="Times New Roman" w:hAnsi="Times New Roman"/>
          <w:color w:val="1f2023"/>
          <w:sz w:val="24"/>
          <w:szCs w:val="24"/>
          <w:rtl w:val="0"/>
        </w:rPr>
        <w:t xml:space="preserve">              The objective of this project is to develop a robust ensemble model using Temporal   Convolutional Networks (TCNs) and Artificial Neural Networks (ANNs)  to dynamically forecast soil heat flux. The model will leverage sequential environmental data and soil temperature records to predict heat flux, optimize root zone temperature, and ultimately enhance agricultural productivity.</w:t>
      </w:r>
    </w:p>
    <w:p w:rsidR="00000000" w:rsidDel="00000000" w:rsidP="00000000" w:rsidRDefault="00000000" w:rsidRPr="00000000" w14:paraId="0000008C">
      <w:pPr>
        <w:tabs>
          <w:tab w:val="left" w:leader="none" w:pos="1321"/>
          <w:tab w:val="right" w:leader="none" w:pos="9104"/>
        </w:tabs>
        <w:spacing w:after="240" w:before="240" w:line="355.20000000000005" w:lineRule="auto"/>
        <w:jc w:val="both"/>
        <w:rPr>
          <w:rFonts w:ascii="Times New Roman" w:cs="Times New Roman" w:eastAsia="Times New Roman" w:hAnsi="Times New Roman"/>
          <w:color w:val="1f2023"/>
          <w:sz w:val="24"/>
          <w:szCs w:val="24"/>
        </w:rPr>
      </w:pPr>
      <w:r w:rsidDel="00000000" w:rsidR="00000000" w:rsidRPr="00000000">
        <w:rPr>
          <w:rFonts w:ascii="Times New Roman" w:cs="Times New Roman" w:eastAsia="Times New Roman" w:hAnsi="Times New Roman"/>
          <w:color w:val="1f2023"/>
          <w:sz w:val="24"/>
          <w:szCs w:val="24"/>
          <w:rtl w:val="0"/>
        </w:rPr>
        <w:t xml:space="preserve">The project involves two main tasks:</w:t>
      </w:r>
    </w:p>
    <w:p w:rsidR="00000000" w:rsidDel="00000000" w:rsidP="00000000" w:rsidRDefault="00000000" w:rsidRPr="00000000" w14:paraId="0000008D">
      <w:pPr>
        <w:numPr>
          <w:ilvl w:val="0"/>
          <w:numId w:val="5"/>
        </w:numPr>
        <w:tabs>
          <w:tab w:val="left" w:leader="none" w:pos="1321"/>
          <w:tab w:val="right" w:leader="none" w:pos="9104"/>
        </w:tabs>
        <w:spacing w:after="0" w:afterAutospacing="0" w:before="240" w:line="355.20000000000005" w:lineRule="auto"/>
        <w:ind w:left="720" w:hanging="360"/>
        <w:rPr>
          <w:rFonts w:ascii="Arial" w:cs="Arial" w:eastAsia="Arial" w:hAnsi="Arial"/>
          <w:color w:val="1f2023"/>
          <w:sz w:val="24"/>
          <w:szCs w:val="24"/>
        </w:rPr>
      </w:pPr>
      <w:r w:rsidDel="00000000" w:rsidR="00000000" w:rsidRPr="00000000">
        <w:rPr>
          <w:rFonts w:ascii="Times New Roman" w:cs="Times New Roman" w:eastAsia="Times New Roman" w:hAnsi="Times New Roman"/>
          <w:b w:val="1"/>
          <w:color w:val="1f2023"/>
          <w:sz w:val="24"/>
          <w:szCs w:val="24"/>
          <w:rtl w:val="0"/>
        </w:rPr>
        <w:t xml:space="preserve">Data Collection and Preparation</w:t>
      </w:r>
      <w:r w:rsidDel="00000000" w:rsidR="00000000" w:rsidRPr="00000000">
        <w:rPr>
          <w:rFonts w:ascii="Times New Roman" w:cs="Times New Roman" w:eastAsia="Times New Roman" w:hAnsi="Times New Roman"/>
          <w:color w:val="1f2023"/>
          <w:sz w:val="24"/>
          <w:szCs w:val="24"/>
          <w:rtl w:val="0"/>
        </w:rPr>
        <w:t xml:space="preserve">: Compiling a dataset of soil temperature, other environmental factors and soil heat flux data.</w:t>
      </w:r>
    </w:p>
    <w:p w:rsidR="00000000" w:rsidDel="00000000" w:rsidP="00000000" w:rsidRDefault="00000000" w:rsidRPr="00000000" w14:paraId="0000008E">
      <w:pPr>
        <w:numPr>
          <w:ilvl w:val="0"/>
          <w:numId w:val="5"/>
        </w:numPr>
        <w:tabs>
          <w:tab w:val="left" w:leader="none" w:pos="1321"/>
          <w:tab w:val="right" w:leader="none" w:pos="9104"/>
        </w:tabs>
        <w:spacing w:after="240" w:before="0" w:beforeAutospacing="0" w:line="355.20000000000005" w:lineRule="auto"/>
        <w:ind w:left="720" w:hanging="360"/>
        <w:rPr>
          <w:rFonts w:ascii="Arial" w:cs="Arial" w:eastAsia="Arial" w:hAnsi="Arial"/>
          <w:color w:val="1f2023"/>
          <w:sz w:val="24"/>
          <w:szCs w:val="24"/>
        </w:rPr>
      </w:pPr>
      <w:r w:rsidDel="00000000" w:rsidR="00000000" w:rsidRPr="00000000">
        <w:rPr>
          <w:rFonts w:ascii="Times New Roman" w:cs="Times New Roman" w:eastAsia="Times New Roman" w:hAnsi="Times New Roman"/>
          <w:b w:val="1"/>
          <w:color w:val="1f2023"/>
          <w:sz w:val="24"/>
          <w:szCs w:val="24"/>
          <w:rtl w:val="0"/>
        </w:rPr>
        <w:t xml:space="preserve">Model Development and Training</w:t>
      </w:r>
      <w:r w:rsidDel="00000000" w:rsidR="00000000" w:rsidRPr="00000000">
        <w:rPr>
          <w:rFonts w:ascii="Times New Roman" w:cs="Times New Roman" w:eastAsia="Times New Roman" w:hAnsi="Times New Roman"/>
          <w:color w:val="1f2023"/>
          <w:sz w:val="24"/>
          <w:szCs w:val="24"/>
          <w:rtl w:val="0"/>
        </w:rPr>
        <w:t xml:space="preserve">: Designing and training a Temporal Convolutional Network (TCN) capable of capturing complex temporal patterns in sequential data and Artificial Neural Networks (ANN) to predict soil heat flux with high accuracy.</w:t>
      </w:r>
    </w:p>
    <w:p w:rsidR="00000000" w:rsidDel="00000000" w:rsidP="00000000" w:rsidRDefault="00000000" w:rsidRPr="00000000" w14:paraId="0000008F">
      <w:pPr>
        <w:tabs>
          <w:tab w:val="left" w:leader="none" w:pos="1321"/>
          <w:tab w:val="right" w:leader="none" w:pos="9104"/>
        </w:tabs>
        <w:spacing w:after="240" w:before="240" w:line="355.20000000000005" w:lineRule="auto"/>
        <w:jc w:val="both"/>
        <w:rPr>
          <w:rFonts w:ascii="Times New Roman" w:cs="Times New Roman" w:eastAsia="Times New Roman" w:hAnsi="Times New Roman"/>
          <w:color w:val="1f2023"/>
          <w:sz w:val="24"/>
          <w:szCs w:val="24"/>
        </w:rPr>
      </w:pPr>
      <w:r w:rsidDel="00000000" w:rsidR="00000000" w:rsidRPr="00000000">
        <w:rPr>
          <w:rFonts w:ascii="Times New Roman" w:cs="Times New Roman" w:eastAsia="Times New Roman" w:hAnsi="Times New Roman"/>
          <w:color w:val="1f2023"/>
          <w:sz w:val="24"/>
          <w:szCs w:val="24"/>
          <w:rtl w:val="0"/>
        </w:rPr>
        <w:t xml:space="preserve">By accomplishing these tasks, the project aims to improve agricultural productivity and sustainability by providing farmers with actionable insights into soil heat flux dynamics. This advancement aligns with India’s goals for food security and economic growth by reducing crop losses and optimizing farming practices through better soil temperature management.</w:t>
      </w:r>
    </w:p>
    <w:p w:rsidR="00000000" w:rsidDel="00000000" w:rsidP="00000000" w:rsidRDefault="00000000" w:rsidRPr="00000000" w14:paraId="00000090">
      <w:pPr>
        <w:pBdr>
          <w:top w:space="0" w:sz="0" w:val="nil"/>
          <w:left w:space="0" w:sz="0" w:val="nil"/>
          <w:bottom w:space="0" w:sz="0" w:val="nil"/>
          <w:right w:space="0" w:sz="0" w:val="nil"/>
          <w:between w:space="0" w:sz="0" w:val="nil"/>
        </w:pBdr>
        <w:tabs>
          <w:tab w:val="left" w:leader="none" w:pos="1252"/>
          <w:tab w:val="right" w:leader="none" w:pos="9104"/>
        </w:tabs>
        <w:spacing w:before="246"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FIGURES</w:t>
      </w:r>
    </w:p>
    <w:p w:rsidR="00000000" w:rsidDel="00000000" w:rsidP="00000000" w:rsidRDefault="00000000" w:rsidRPr="00000000" w14:paraId="0000009D">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jc w:val="center"/>
        <w:rPr>
          <w:rFonts w:ascii="Times New Roman" w:cs="Times New Roman" w:eastAsia="Times New Roman" w:hAnsi="Times New Roman"/>
          <w:b w:val="1"/>
          <w:sz w:val="28"/>
          <w:szCs w:val="28"/>
        </w:rPr>
      </w:pPr>
      <w:r w:rsidDel="00000000" w:rsidR="00000000" w:rsidRPr="00000000">
        <w:rPr>
          <w:rtl w:val="0"/>
        </w:rPr>
      </w:r>
    </w:p>
    <w:tbl>
      <w:tblPr>
        <w:tblStyle w:val="Table2"/>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5370"/>
        <w:gridCol w:w="1740"/>
        <w:tblGridChange w:id="0">
          <w:tblGrid>
            <w:gridCol w:w="1920"/>
            <w:gridCol w:w="5370"/>
            <w:gridCol w:w="1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Ensemble Model Workflow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Stacking in Ensembling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Workflow of Optimization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 Heatmap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TCN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 plot of soil heat flux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Hexbin plot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0e0e"/>
                <w:sz w:val="24"/>
                <w:szCs w:val="24"/>
                <w:rtl w:val="0"/>
              </w:rPr>
              <w:t xml:space="preserve">Correlation Matrix heatmap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Diurnal Variation and Overall Temporal trends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Autocorrelation Function (ACF)</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Partial Autocorrelation Function (PACF)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Selection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Root Zone Temperature Trend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Soil Temperature Trend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Predictions for Validation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Predictions for Testing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Predictions- Forecasting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Optimized Temperature in various Timeframes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r>
    </w:tbl>
    <w:p w:rsidR="00000000" w:rsidDel="00000000" w:rsidP="00000000" w:rsidRDefault="00000000" w:rsidRPr="00000000" w14:paraId="000000DA">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tabs>
          <w:tab w:val="left" w:leader="none" w:pos="1321"/>
          <w:tab w:val="right" w:leader="none" w:pos="9104"/>
        </w:tabs>
        <w:spacing w:before="46"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TABLES</w:t>
      </w:r>
    </w:p>
    <w:p w:rsidR="00000000" w:rsidDel="00000000" w:rsidP="00000000" w:rsidRDefault="00000000" w:rsidRPr="00000000" w14:paraId="000000E5">
      <w:pPr>
        <w:tabs>
          <w:tab w:val="left" w:leader="none" w:pos="1321"/>
          <w:tab w:val="right" w:leader="none" w:pos="9104"/>
        </w:tabs>
        <w:spacing w:before="46" w:line="276" w:lineRule="auto"/>
        <w:jc w:val="center"/>
        <w:rPr>
          <w:rFonts w:ascii="Times New Roman" w:cs="Times New Roman" w:eastAsia="Times New Roman" w:hAnsi="Times New Roman"/>
          <w:b w:val="1"/>
          <w:sz w:val="28"/>
          <w:szCs w:val="28"/>
        </w:rPr>
      </w:pPr>
      <w:r w:rsidDel="00000000" w:rsidR="00000000" w:rsidRPr="00000000">
        <w:rPr>
          <w:rtl w:val="0"/>
        </w:rPr>
      </w:r>
    </w:p>
    <w:tbl>
      <w:tblPr>
        <w:tblStyle w:val="Table3"/>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5460"/>
        <w:gridCol w:w="1890"/>
        <w:tblGridChange w:id="0">
          <w:tblGrid>
            <w:gridCol w:w="1665"/>
            <w:gridCol w:w="5460"/>
            <w:gridCol w:w="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Literature Survey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Tools and Dataset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Metrics - 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Metrics - 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Metrics - 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r>
    </w:tbl>
    <w:p w:rsidR="00000000" w:rsidDel="00000000" w:rsidP="00000000" w:rsidRDefault="00000000" w:rsidRPr="00000000" w14:paraId="000000FE">
      <w:pPr>
        <w:tabs>
          <w:tab w:val="left" w:leader="none" w:pos="1321"/>
          <w:tab w:val="right" w:leader="none" w:pos="9104"/>
        </w:tabs>
        <w:spacing w:before="46"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F">
      <w:pPr>
        <w:tabs>
          <w:tab w:val="left" w:leader="none" w:pos="1321"/>
          <w:tab w:val="right" w:leader="none" w:pos="9104"/>
        </w:tabs>
        <w:spacing w:line="276" w:lineRule="auto"/>
        <w:ind w:left="0" w:right="384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0">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1">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2">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3">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4">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5">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6">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7">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8">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9">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A">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B">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C">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D">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E">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F">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0">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1">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2">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3">
      <w:pPr>
        <w:tabs>
          <w:tab w:val="left" w:leader="none" w:pos="1321"/>
          <w:tab w:val="right" w:leader="none" w:pos="9104"/>
        </w:tabs>
        <w:spacing w:line="276" w:lineRule="auto"/>
        <w:ind w:left="0" w:right="384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4">
      <w:pPr>
        <w:tabs>
          <w:tab w:val="left" w:leader="none" w:pos="1321"/>
          <w:tab w:val="right" w:leader="none" w:pos="9104"/>
        </w:tabs>
        <w:spacing w:line="276" w:lineRule="auto"/>
        <w:ind w:left="0" w:right="384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5">
      <w:pPr>
        <w:tabs>
          <w:tab w:val="left" w:leader="none" w:pos="1321"/>
          <w:tab w:val="right" w:leader="none" w:pos="9104"/>
        </w:tabs>
        <w:spacing w:line="276" w:lineRule="auto"/>
        <w:ind w:left="0" w:right="384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6">
      <w:pPr>
        <w:tabs>
          <w:tab w:val="left" w:leader="none" w:pos="1321"/>
          <w:tab w:val="right" w:leader="none" w:pos="9104"/>
        </w:tabs>
        <w:spacing w:line="276" w:lineRule="auto"/>
        <w:ind w:left="0" w:right="384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7">
      <w:pPr>
        <w:tabs>
          <w:tab w:val="left" w:leader="none" w:pos="1321"/>
          <w:tab w:val="right" w:leader="none" w:pos="9104"/>
        </w:tabs>
        <w:spacing w:line="276" w:lineRule="auto"/>
        <w:ind w:left="0" w:right="384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8">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1</w:t>
      </w:r>
    </w:p>
    <w:p w:rsidR="00000000" w:rsidDel="00000000" w:rsidP="00000000" w:rsidRDefault="00000000" w:rsidRPr="00000000" w14:paraId="00000119">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11A">
      <w:pPr>
        <w:tabs>
          <w:tab w:val="left" w:leader="none" w:pos="1321"/>
          <w:tab w:val="right" w:leader="none" w:pos="9104"/>
        </w:tabs>
        <w:spacing w:after="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11B">
      <w:pPr>
        <w:tabs>
          <w:tab w:val="left" w:leader="none" w:pos="1321"/>
          <w:tab w:val="right" w:leader="none" w:pos="9104"/>
        </w:tabs>
        <w:spacing w:before="46"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evolving landscape of modern agriculture, ensuring the optimal health and productivity of crops is a critical challenge, particularly in regions like India where agriculture forms the backbone of the economy. One of the key factors influencing crop health and yields is the regulation of soil temperature, particularly in the root zone. Fluctuations in soil heat flux, which govern the transfer of energy within the soil, directly impact the root zone temperature, influencing plant growth, resilience, and overall agricultural productivity.</w:t>
      </w:r>
    </w:p>
    <w:p w:rsidR="00000000" w:rsidDel="00000000" w:rsidP="00000000" w:rsidRDefault="00000000" w:rsidRPr="00000000" w14:paraId="0000011C">
      <w:pPr>
        <w:tabs>
          <w:tab w:val="left" w:leader="none" w:pos="1321"/>
          <w:tab w:val="right" w:leader="none" w:pos="9104"/>
        </w:tabs>
        <w:spacing w:before="46"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tabs>
          <w:tab w:val="left" w:leader="none" w:pos="1321"/>
          <w:tab w:val="right" w:leader="none" w:pos="9104"/>
        </w:tabs>
        <w:spacing w:before="46"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Traditionally, managing soil heat flux dynamics has been a manual and labor-intensive process, often relying on observational methods and historical data to guide farming decisions. However, with increasing environmental variability and the growing demand for higher yields, traditional methods are becoming insufficient. Suboptimal root zone temperature management leads to reduced crop yields, poor plant health, and increased vulnerability to pests and diseases.</w:t>
      </w:r>
    </w:p>
    <w:p w:rsidR="00000000" w:rsidDel="00000000" w:rsidP="00000000" w:rsidRDefault="00000000" w:rsidRPr="00000000" w14:paraId="0000011E">
      <w:pPr>
        <w:tabs>
          <w:tab w:val="left" w:leader="none" w:pos="1321"/>
          <w:tab w:val="right" w:leader="none" w:pos="9104"/>
        </w:tabs>
        <w:spacing w:before="46"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tabs>
          <w:tab w:val="left" w:leader="none" w:pos="1321"/>
          <w:tab w:val="right" w:leader="none" w:pos="9104"/>
        </w:tabs>
        <w:spacing w:before="46"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this challenge, this project seeks to leverage the power of Artificial Neural Network (ANN) and Temporal Convolutional Networks (TCNs) to develop a predictive model capable of dynamically forecasting soil heat flux. By capturing complex temporal patterns in environmental data, the model aims to optimize root zone temperature, improve crop yields, and ultimately enhance the sustainability of Indian agriculture. This approach not only represents a breakthrough in soil heat flux prediction but also aligns with the broader goals of boosting agricultural productivity and ensuring food security.</w:t>
      </w:r>
    </w:p>
    <w:p w:rsidR="00000000" w:rsidDel="00000000" w:rsidP="00000000" w:rsidRDefault="00000000" w:rsidRPr="00000000" w14:paraId="00000120">
      <w:pPr>
        <w:tabs>
          <w:tab w:val="left" w:leader="none" w:pos="1321"/>
          <w:tab w:val="right" w:leader="none" w:pos="9104"/>
        </w:tabs>
        <w:spacing w:before="46"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tabs>
          <w:tab w:val="left" w:leader="none" w:pos="1321"/>
          <w:tab w:val="right" w:leader="none" w:pos="9104"/>
        </w:tabs>
        <w:spacing w:before="46"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tabs>
          <w:tab w:val="left" w:leader="none" w:pos="1321"/>
          <w:tab w:val="right" w:leader="none" w:pos="9104"/>
        </w:tabs>
        <w:spacing w:before="46"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tabs>
          <w:tab w:val="left" w:leader="none" w:pos="1321"/>
          <w:tab w:val="right" w:leader="none" w:pos="9104"/>
        </w:tabs>
        <w:spacing w:before="46"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tabs>
          <w:tab w:val="left" w:leader="none" w:pos="1321"/>
          <w:tab w:val="right" w:leader="none" w:pos="9104"/>
        </w:tabs>
        <w:spacing w:before="46"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tabs>
          <w:tab w:val="left" w:leader="none" w:pos="1321"/>
          <w:tab w:val="right" w:leader="none" w:pos="9104"/>
        </w:tabs>
        <w:spacing w:before="46"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tabs>
          <w:tab w:val="left" w:leader="none" w:pos="1321"/>
          <w:tab w:val="right" w:leader="none" w:pos="9104"/>
        </w:tabs>
        <w:spacing w:before="46"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tabs>
          <w:tab w:val="left" w:leader="none" w:pos="1321"/>
          <w:tab w:val="right" w:leader="none" w:pos="9104"/>
        </w:tabs>
        <w:rPr/>
        <w:sectPr>
          <w:type w:val="nextPage"/>
          <w:pgSz w:h="16840" w:w="11910" w:orient="portrait"/>
          <w:pgMar w:bottom="840" w:top="1340" w:left="1340" w:right="880" w:header="574" w:footer="650"/>
          <w:pgNumType w:start="1"/>
        </w:sectPr>
      </w:pPr>
      <w:r w:rsidDel="00000000" w:rsidR="00000000" w:rsidRPr="00000000">
        <w:rPr>
          <w:rtl w:val="0"/>
        </w:rPr>
      </w:r>
    </w:p>
    <w:p w:rsidR="00000000" w:rsidDel="00000000" w:rsidP="00000000" w:rsidRDefault="00000000" w:rsidRPr="00000000" w14:paraId="00000128">
      <w:pPr>
        <w:tabs>
          <w:tab w:val="left" w:leader="none" w:pos="1321"/>
          <w:tab w:val="right" w:leader="none" w:pos="9104"/>
        </w:tabs>
        <w:rPr/>
      </w:pPr>
      <w:r w:rsidDel="00000000" w:rsidR="00000000" w:rsidRPr="00000000">
        <w:rPr>
          <w:rtl w:val="0"/>
        </w:rPr>
      </w:r>
    </w:p>
    <w:p w:rsidR="00000000" w:rsidDel="00000000" w:rsidP="00000000" w:rsidRDefault="00000000" w:rsidRPr="00000000" w14:paraId="00000129">
      <w:pPr>
        <w:pStyle w:val="Heading2"/>
        <w:tabs>
          <w:tab w:val="left" w:leader="none" w:pos="1321"/>
          <w:tab w:val="right" w:leader="none" w:pos="9104"/>
        </w:tabs>
        <w:spacing w:before="160" w:line="360" w:lineRule="auto"/>
        <w:ind w:left="0" w:firstLine="0"/>
        <w:rPr>
          <w:rFonts w:ascii="Times New Roman" w:cs="Times New Roman" w:eastAsia="Times New Roman" w:hAnsi="Times New Roman"/>
        </w:rPr>
      </w:pPr>
      <w:bookmarkStart w:colFirst="0" w:colLast="0" w:name="_twqgr0vewqkk" w:id="6"/>
      <w:bookmarkEnd w:id="6"/>
      <w:r w:rsidDel="00000000" w:rsidR="00000000" w:rsidRPr="00000000">
        <w:rPr>
          <w:rFonts w:ascii="Times New Roman" w:cs="Times New Roman" w:eastAsia="Times New Roman" w:hAnsi="Times New Roman"/>
          <w:rtl w:val="0"/>
        </w:rPr>
        <w:t xml:space="preserve">1.1. PROBLEM STATEMENT:</w:t>
      </w:r>
    </w:p>
    <w:p w:rsidR="00000000" w:rsidDel="00000000" w:rsidP="00000000" w:rsidRDefault="00000000" w:rsidRPr="00000000" w14:paraId="0000012A">
      <w:pPr>
        <w:tabs>
          <w:tab w:val="left" w:leader="none" w:pos="1321"/>
          <w:tab w:val="right" w:leader="none" w:pos="9104"/>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numPr>
          <w:ilvl w:val="0"/>
          <w:numId w:val="19"/>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Productivity of Indian agriculture is often hampered by suboptimal soil temperature regulation, particularly in the root zone of plants.</w:t>
      </w:r>
    </w:p>
    <w:p w:rsidR="00000000" w:rsidDel="00000000" w:rsidP="00000000" w:rsidRDefault="00000000" w:rsidRPr="00000000" w14:paraId="0000012C">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numPr>
          <w:ilvl w:val="0"/>
          <w:numId w:val="1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Inadequate root zone temperature control can lead to poor plant health, reduced crop yields and increased vulnerability to pests and diseases.</w:t>
      </w:r>
    </w:p>
    <w:p w:rsidR="00000000" w:rsidDel="00000000" w:rsidP="00000000" w:rsidRDefault="00000000" w:rsidRPr="00000000" w14:paraId="0000012E">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numPr>
          <w:ilvl w:val="0"/>
          <w:numId w:val="1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Soil heat flux governs the transfer of energy within the soil.</w:t>
      </w:r>
    </w:p>
    <w:p w:rsidR="00000000" w:rsidDel="00000000" w:rsidP="00000000" w:rsidRDefault="00000000" w:rsidRPr="00000000" w14:paraId="00000130">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numPr>
          <w:ilvl w:val="0"/>
          <w:numId w:val="1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 for handling sequential data and capturing complex temporal patterns.</w:t>
      </w:r>
    </w:p>
    <w:p w:rsidR="00000000" w:rsidDel="00000000" w:rsidP="00000000" w:rsidRDefault="00000000" w:rsidRPr="00000000" w14:paraId="00000132">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numPr>
          <w:ilvl w:val="0"/>
          <w:numId w:val="1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leveraging TCN and ANN , this project aims to develop a robust predictive model that can dynamically forecast soil heat flux and optimize root zone temperature. </w:t>
      </w:r>
    </w:p>
    <w:p w:rsidR="00000000" w:rsidDel="00000000" w:rsidP="00000000" w:rsidRDefault="00000000" w:rsidRPr="00000000" w14:paraId="00000134">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numPr>
          <w:ilvl w:val="0"/>
          <w:numId w:val="1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advancement is expected to significantly improve agricultural productivity and sustainability in India, aligning with the nation's goals for food security and economic growth.</w:t>
      </w:r>
    </w:p>
    <w:p w:rsidR="00000000" w:rsidDel="00000000" w:rsidP="00000000" w:rsidRDefault="00000000" w:rsidRPr="00000000" w14:paraId="00000136">
      <w:pPr>
        <w:tabs>
          <w:tab w:val="left" w:leader="none" w:pos="1321"/>
          <w:tab w:val="right" w:leader="none" w:pos="9104"/>
        </w:tabs>
        <w:spacing w:before="46"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pStyle w:val="Heading1"/>
        <w:tabs>
          <w:tab w:val="left" w:leader="none" w:pos="1321"/>
          <w:tab w:val="right" w:leader="none" w:pos="9104"/>
        </w:tabs>
        <w:spacing w:before="100" w:line="276" w:lineRule="auto"/>
        <w:ind w:left="0" w:right="2200" w:firstLine="0"/>
        <w:jc w:val="center"/>
        <w:rPr>
          <w:rFonts w:ascii="Times New Roman" w:cs="Times New Roman" w:eastAsia="Times New Roman" w:hAnsi="Times New Roman"/>
          <w:sz w:val="28"/>
          <w:szCs w:val="28"/>
        </w:rPr>
      </w:pPr>
      <w:bookmarkStart w:colFirst="0" w:colLast="0" w:name="_h0dtnsmlj63p" w:id="7"/>
      <w:bookmarkEnd w:id="7"/>
      <w:r w:rsidDel="00000000" w:rsidR="00000000" w:rsidRPr="00000000">
        <w:rPr>
          <w:rFonts w:ascii="Times New Roman" w:cs="Times New Roman" w:eastAsia="Times New Roman" w:hAnsi="Times New Roman"/>
          <w:sz w:val="28"/>
          <w:szCs w:val="28"/>
          <w:rtl w:val="0"/>
        </w:rPr>
        <w:t xml:space="preserve">                CHAPTER 2</w:t>
      </w:r>
    </w:p>
    <w:p w:rsidR="00000000" w:rsidDel="00000000" w:rsidP="00000000" w:rsidRDefault="00000000" w:rsidRPr="00000000" w14:paraId="00000150">
      <w:pPr>
        <w:pStyle w:val="Heading1"/>
        <w:tabs>
          <w:tab w:val="left" w:leader="none" w:pos="1321"/>
          <w:tab w:val="right" w:leader="none" w:pos="9104"/>
        </w:tabs>
        <w:spacing w:before="100" w:line="276" w:lineRule="auto"/>
        <w:ind w:left="0" w:right="2200" w:firstLine="0"/>
        <w:jc w:val="center"/>
        <w:rPr>
          <w:rFonts w:ascii="Times New Roman" w:cs="Times New Roman" w:eastAsia="Times New Roman" w:hAnsi="Times New Roman"/>
          <w:sz w:val="28"/>
          <w:szCs w:val="28"/>
        </w:rPr>
      </w:pPr>
      <w:bookmarkStart w:colFirst="0" w:colLast="0" w:name="_fjsc4xsbi4jn" w:id="8"/>
      <w:bookmarkEnd w:id="8"/>
      <w:r w:rsidDel="00000000" w:rsidR="00000000" w:rsidRPr="00000000">
        <w:rPr>
          <w:rFonts w:ascii="Times New Roman" w:cs="Times New Roman" w:eastAsia="Times New Roman" w:hAnsi="Times New Roman"/>
          <w:sz w:val="28"/>
          <w:szCs w:val="28"/>
          <w:rtl w:val="0"/>
        </w:rPr>
        <w:t xml:space="preserve">            </w:t>
        <w:tab/>
        <w:t xml:space="preserve">LITERATURE SURVEY</w:t>
      </w:r>
    </w:p>
    <w:p w:rsidR="00000000" w:rsidDel="00000000" w:rsidP="00000000" w:rsidRDefault="00000000" w:rsidRPr="00000000" w14:paraId="00000151">
      <w:pPr>
        <w:tabs>
          <w:tab w:val="left" w:leader="none" w:pos="1321"/>
          <w:tab w:val="right" w:leader="none" w:pos="9104"/>
        </w:tabs>
        <w:rPr/>
      </w:pPr>
      <w:r w:rsidDel="00000000" w:rsidR="00000000" w:rsidRPr="00000000">
        <w:rPr>
          <w:rtl w:val="0"/>
        </w:rPr>
      </w:r>
    </w:p>
    <w:p w:rsidR="00000000" w:rsidDel="00000000" w:rsidP="00000000" w:rsidRDefault="00000000" w:rsidRPr="00000000" w14:paraId="00000152">
      <w:pPr>
        <w:tabs>
          <w:tab w:val="left" w:leader="none" w:pos="1321"/>
          <w:tab w:val="right" w:leader="none" w:pos="9104"/>
        </w:tabs>
        <w:rPr/>
      </w:pPr>
      <w:r w:rsidDel="00000000" w:rsidR="00000000" w:rsidRPr="00000000">
        <w:rPr>
          <w:rtl w:val="0"/>
        </w:rPr>
      </w:r>
    </w:p>
    <w:p w:rsidR="00000000" w:rsidDel="00000000" w:rsidP="00000000" w:rsidRDefault="00000000" w:rsidRPr="00000000" w14:paraId="00000153">
      <w:pPr>
        <w:tabs>
          <w:tab w:val="left" w:leader="none" w:pos="1321"/>
          <w:tab w:val="right" w:leader="none" w:pos="9104"/>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154">
      <w:pPr>
        <w:tabs>
          <w:tab w:val="left" w:leader="none" w:pos="1321"/>
          <w:tab w:val="right" w:leader="none" w:pos="9104"/>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5">
      <w:pPr>
        <w:tabs>
          <w:tab w:val="left" w:leader="none" w:pos="1321"/>
          <w:tab w:val="right" w:leader="none" w:pos="9104"/>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Recent advancements in soil science have led to innovative approaches for predicting soil properties and dynamics, utilizing machine learning, remote sensing, and statistical techniques. These studies enhance the accuracy of soil moisture, heat flux, and other critical parameters, facilitating improved agricultural management and environmental conservation.</w:t>
      </w:r>
    </w:p>
    <w:p w:rsidR="00000000" w:rsidDel="00000000" w:rsidP="00000000" w:rsidRDefault="00000000" w:rsidRPr="00000000" w14:paraId="00000156">
      <w:pPr>
        <w:tabs>
          <w:tab w:val="left" w:leader="none" w:pos="1321"/>
          <w:tab w:val="right" w:leader="none" w:pos="9104"/>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7">
      <w:pPr>
        <w:tabs>
          <w:tab w:val="left" w:leader="none" w:pos="1321"/>
          <w:tab w:val="right" w:leader="none" w:pos="9104"/>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LITERATURE SURVEY:</w:t>
      </w:r>
    </w:p>
    <w:p w:rsidR="00000000" w:rsidDel="00000000" w:rsidP="00000000" w:rsidRDefault="00000000" w:rsidRPr="00000000" w14:paraId="00000158">
      <w:pPr>
        <w:tabs>
          <w:tab w:val="left" w:leader="none" w:pos="1321"/>
          <w:tab w:val="right" w:leader="none" w:pos="9104"/>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9">
      <w:pPr>
        <w:numPr>
          <w:ilvl w:val="0"/>
          <w:numId w:val="18"/>
        </w:numPr>
        <w:tabs>
          <w:tab w:val="left" w:leader="none" w:pos="1321"/>
          <w:tab w:val="right" w:leader="none" w:pos="9104"/>
        </w:tabs>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Bruno César Comini de Andrade et al. address inefficiencies in traditional soil heat flux models by employing an Artificial Neural Network (ANN) to enhance predictions across diverse land covers in South America. Utilizing data from 23 flux towers, their model achieves up to a 43% reduction in mean absolute error. This approach highlights the importance of land cover information in improving predictive accuracy and understanding soil-plant-atmosphere interactions.</w:t>
      </w:r>
      <w:r w:rsidDel="00000000" w:rsidR="00000000" w:rsidRPr="00000000">
        <w:rPr>
          <w:rFonts w:ascii="Times New Roman" w:cs="Times New Roman" w:eastAsia="Times New Roman" w:hAnsi="Times New Roman"/>
          <w:b w:val="1"/>
          <w:i w:val="1"/>
          <w:sz w:val="24"/>
          <w:szCs w:val="24"/>
          <w:rtl w:val="0"/>
        </w:rPr>
        <w:t xml:space="preserve"> [1]</w:t>
      </w:r>
    </w:p>
    <w:p w:rsidR="00000000" w:rsidDel="00000000" w:rsidP="00000000" w:rsidRDefault="00000000" w:rsidRPr="00000000" w14:paraId="0000015A">
      <w:pPr>
        <w:tabs>
          <w:tab w:val="left" w:leader="none" w:pos="1321"/>
          <w:tab w:val="right" w:leader="none" w:pos="9104"/>
        </w:tabs>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numPr>
          <w:ilvl w:val="0"/>
          <w:numId w:val="18"/>
        </w:numPr>
        <w:tabs>
          <w:tab w:val="left" w:leader="none" w:pos="1321"/>
          <w:tab w:val="right" w:leader="none" w:pos="9104"/>
        </w:tabs>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Leugim Corteze Romio et al. presents a numerical model aimed at estimating soil thermal conductivity using field experimental data. The model addresses the need for accurate predictions of thermal conductivity, which is crucial for various applications in agriculture and environmental science. By utilizing empirical data collected from field experiments, the authors aim to enhance the reliability of soil thermal conductivity estimates across different soil types. </w:t>
      </w:r>
      <w:r w:rsidDel="00000000" w:rsidR="00000000" w:rsidRPr="00000000">
        <w:rPr>
          <w:rFonts w:ascii="Times New Roman" w:cs="Times New Roman" w:eastAsia="Times New Roman" w:hAnsi="Times New Roman"/>
          <w:b w:val="1"/>
          <w:i w:val="1"/>
          <w:sz w:val="24"/>
          <w:szCs w:val="24"/>
          <w:rtl w:val="0"/>
        </w:rPr>
        <w:t xml:space="preserve">[2]</w:t>
      </w:r>
    </w:p>
    <w:p w:rsidR="00000000" w:rsidDel="00000000" w:rsidP="00000000" w:rsidRDefault="00000000" w:rsidRPr="00000000" w14:paraId="0000015C">
      <w:pPr>
        <w:tabs>
          <w:tab w:val="left" w:leader="none" w:pos="1321"/>
          <w:tab w:val="right" w:leader="none" w:pos="9104"/>
        </w:tabs>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numPr>
          <w:ilvl w:val="0"/>
          <w:numId w:val="18"/>
        </w:numPr>
        <w:tabs>
          <w:tab w:val="left" w:leader="none" w:pos="1321"/>
          <w:tab w:val="right" w:leader="none" w:pos="9104"/>
        </w:tabs>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James F. Cross and Darren T. Drewry explore the application of ensemble machine learning techniques to improve the estimation of soil heat flux. By integrating multiple machine learning models, the authors aim to enhance predictive accuracy while ensuring interpretability of the results. The research addresses the challenges associated with traditional methods, which often lack transparency and reliability in estimating soil heat flux across varying environmental conditions.</w:t>
      </w:r>
      <w:r w:rsidDel="00000000" w:rsidR="00000000" w:rsidRPr="00000000">
        <w:rPr>
          <w:rFonts w:ascii="Times New Roman" w:cs="Times New Roman" w:eastAsia="Times New Roman" w:hAnsi="Times New Roman"/>
          <w:b w:val="1"/>
          <w:i w:val="1"/>
          <w:sz w:val="24"/>
          <w:szCs w:val="24"/>
          <w:rtl w:val="0"/>
        </w:rPr>
        <w:t xml:space="preserve"> [3]</w:t>
      </w:r>
    </w:p>
    <w:p w:rsidR="00000000" w:rsidDel="00000000" w:rsidP="00000000" w:rsidRDefault="00000000" w:rsidRPr="00000000" w14:paraId="0000015E">
      <w:pPr>
        <w:tabs>
          <w:tab w:val="left" w:leader="none" w:pos="1321"/>
          <w:tab w:val="right" w:leader="none" w:pos="9104"/>
        </w:tabs>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numPr>
          <w:ilvl w:val="0"/>
          <w:numId w:val="18"/>
        </w:numPr>
        <w:tabs>
          <w:tab w:val="left" w:leader="none" w:pos="1321"/>
          <w:tab w:val="right" w:leader="none" w:pos="9104"/>
        </w:tabs>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Yujie Liu et al. investigate the effectiveness of Temporal Convolutional Networks (TCNs) for time series prediction in their study. Recognizing the limitations of traditional forecasting methods, the authors aim to leverage the capabilities of TCNs to capture temporal dependencies in sequential data. By employing this advanced deep learning architecture, the research seeks to enhance prediction accuracy and address challenges associated with modeling complex time series data. </w:t>
      </w:r>
      <w:r w:rsidDel="00000000" w:rsidR="00000000" w:rsidRPr="00000000">
        <w:rPr>
          <w:rFonts w:ascii="Times New Roman" w:cs="Times New Roman" w:eastAsia="Times New Roman" w:hAnsi="Times New Roman"/>
          <w:b w:val="1"/>
          <w:i w:val="1"/>
          <w:sz w:val="24"/>
          <w:szCs w:val="24"/>
          <w:rtl w:val="0"/>
        </w:rPr>
        <w:t xml:space="preserve">[4]</w:t>
      </w:r>
    </w:p>
    <w:p w:rsidR="00000000" w:rsidDel="00000000" w:rsidP="00000000" w:rsidRDefault="00000000" w:rsidRPr="00000000" w14:paraId="00000160">
      <w:pPr>
        <w:tabs>
          <w:tab w:val="left" w:leader="none" w:pos="1321"/>
          <w:tab w:val="right" w:leader="none" w:pos="9104"/>
        </w:tabs>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numPr>
          <w:ilvl w:val="0"/>
          <w:numId w:val="18"/>
        </w:numPr>
        <w:tabs>
          <w:tab w:val="left" w:leader="none" w:pos="1321"/>
          <w:tab w:val="right" w:leader="none" w:pos="9104"/>
        </w:tabs>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Rameshwar Garg et al. provide a comprehensive survey of machine learning algorithms for time series analysis and forecasting. The study emphasizes the significance of accurate forecasting in various fields and examines models such as ARIMA, Prophet, and Long Short-Term Memory (LSTM) networks. By exploring both traditional and hybrid approaches, the authors offer valuable insights into the latest advancements in time series prediction methodologies.</w:t>
      </w:r>
      <w:r w:rsidDel="00000000" w:rsidR="00000000" w:rsidRPr="00000000">
        <w:rPr>
          <w:rFonts w:ascii="Times New Roman" w:cs="Times New Roman" w:eastAsia="Times New Roman" w:hAnsi="Times New Roman"/>
          <w:b w:val="1"/>
          <w:i w:val="1"/>
          <w:sz w:val="24"/>
          <w:szCs w:val="24"/>
          <w:rtl w:val="0"/>
        </w:rPr>
        <w:t xml:space="preserve"> [5]</w:t>
      </w:r>
    </w:p>
    <w:p w:rsidR="00000000" w:rsidDel="00000000" w:rsidP="00000000" w:rsidRDefault="00000000" w:rsidRPr="00000000" w14:paraId="00000162">
      <w:pPr>
        <w:widowControl w:val="1"/>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widowControl w:val="1"/>
        <w:numPr>
          <w:ilvl w:val="0"/>
          <w:numId w:val="18"/>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Ruixue Li et al. addresses the limitations of existing soil prediction models, which often struggle with inefficiency and inaccuracy. By leveraging near-infrared spectroscopy data, the Multi_CNN model aims to simultaneously predict multiple soil properties, thereby improving the overall predictive performance.</w:t>
      </w:r>
      <w:r w:rsidDel="00000000" w:rsidR="00000000" w:rsidRPr="00000000">
        <w:rPr>
          <w:rFonts w:ascii="Times New Roman" w:cs="Times New Roman" w:eastAsia="Times New Roman" w:hAnsi="Times New Roman"/>
          <w:b w:val="1"/>
          <w:i w:val="1"/>
          <w:sz w:val="24"/>
          <w:szCs w:val="24"/>
          <w:rtl w:val="0"/>
        </w:rPr>
        <w:t xml:space="preserve"> [6]</w:t>
      </w:r>
    </w:p>
    <w:p w:rsidR="00000000" w:rsidDel="00000000" w:rsidP="00000000" w:rsidRDefault="00000000" w:rsidRPr="00000000" w14:paraId="00000164">
      <w:pPr>
        <w:widowControl w:val="1"/>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widowControl w:val="1"/>
        <w:numPr>
          <w:ilvl w:val="0"/>
          <w:numId w:val="18"/>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Anze Liang et al. investigates the variations of soil heat flux (G) in urban riparian woodlands and its correlation with net radiation (Rn). Using data from automated sensors, the study finds that G is influenced by leaf area index (LAI) and soil water content (SWC), aiming to enhance energy balance models for these ecosystems.</w:t>
      </w:r>
      <w:r w:rsidDel="00000000" w:rsidR="00000000" w:rsidRPr="00000000">
        <w:rPr>
          <w:rFonts w:ascii="Times New Roman" w:cs="Times New Roman" w:eastAsia="Times New Roman" w:hAnsi="Times New Roman"/>
          <w:b w:val="1"/>
          <w:i w:val="1"/>
          <w:sz w:val="24"/>
          <w:szCs w:val="24"/>
          <w:rtl w:val="0"/>
        </w:rPr>
        <w:t xml:space="preserve"> [7]</w:t>
      </w:r>
    </w:p>
    <w:p w:rsidR="00000000" w:rsidDel="00000000" w:rsidP="00000000" w:rsidRDefault="00000000" w:rsidRPr="00000000" w14:paraId="00000166">
      <w:pPr>
        <w:widowControl w:val="1"/>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widowControl w:val="1"/>
        <w:numPr>
          <w:ilvl w:val="0"/>
          <w:numId w:val="18"/>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Toby A. Adjuik and Sarah C. Davis investigated machine learning models for predicting soil CO2 emissions using the GRACEnet database. It finds that random forest and gradient boosting algorithms outperform others, demonstrating ML's effectiveness as a cost-efficient alternative to traditional measurement methods. </w:t>
      </w:r>
      <w:r w:rsidDel="00000000" w:rsidR="00000000" w:rsidRPr="00000000">
        <w:rPr>
          <w:rFonts w:ascii="Times New Roman" w:cs="Times New Roman" w:eastAsia="Times New Roman" w:hAnsi="Times New Roman"/>
          <w:b w:val="1"/>
          <w:i w:val="1"/>
          <w:sz w:val="24"/>
          <w:szCs w:val="24"/>
          <w:rtl w:val="0"/>
        </w:rPr>
        <w:t xml:space="preserve">[8]</w:t>
      </w:r>
    </w:p>
    <w:p w:rsidR="00000000" w:rsidDel="00000000" w:rsidP="00000000" w:rsidRDefault="00000000" w:rsidRPr="00000000" w14:paraId="00000168">
      <w:pPr>
        <w:widowControl w:val="1"/>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widowControl w:val="1"/>
        <w:numPr>
          <w:ilvl w:val="0"/>
          <w:numId w:val="18"/>
        </w:numPr>
        <w:spacing w:line="276" w:lineRule="auto"/>
        <w:ind w:left="720" w:hanging="360"/>
        <w:jc w:val="both"/>
        <w:rPr>
          <w:rFonts w:ascii="Times New Roman" w:cs="Times New Roman" w:eastAsia="Times New Roman" w:hAnsi="Times New Roman"/>
          <w:sz w:val="24"/>
          <w:szCs w:val="24"/>
          <w:u w:val="none"/>
        </w:rPr>
      </w:pPr>
      <w:hyperlink r:id="rId12">
        <w:r w:rsidDel="00000000" w:rsidR="00000000" w:rsidRPr="00000000">
          <w:rPr>
            <w:rFonts w:ascii="Times New Roman" w:cs="Times New Roman" w:eastAsia="Times New Roman" w:hAnsi="Times New Roman"/>
            <w:sz w:val="24"/>
            <w:szCs w:val="24"/>
            <w:highlight w:val="white"/>
            <w:rtl w:val="0"/>
          </w:rPr>
          <w:t xml:space="preserve">Zoren P. Mabunga</w:t>
        </w:r>
      </w:hyperlink>
      <w:r w:rsidDel="00000000" w:rsidR="00000000" w:rsidRPr="00000000">
        <w:rPr>
          <w:rFonts w:ascii="Times New Roman" w:cs="Times New Roman" w:eastAsia="Times New Roman" w:hAnsi="Times New Roman"/>
          <w:sz w:val="24"/>
          <w:szCs w:val="24"/>
          <w:highlight w:val="white"/>
          <w:rtl w:val="0"/>
        </w:rPr>
        <w:t xml:space="preserve"> and Jennifer C. Dela Cruz</w:t>
      </w:r>
      <w:r w:rsidDel="00000000" w:rsidR="00000000" w:rsidRPr="00000000">
        <w:rPr>
          <w:rFonts w:ascii="Times New Roman" w:cs="Times New Roman" w:eastAsia="Times New Roman" w:hAnsi="Times New Roman"/>
          <w:sz w:val="24"/>
          <w:szCs w:val="24"/>
          <w:rtl w:val="0"/>
        </w:rPr>
        <w:t xml:space="preserve">presents an optimized model utilizing Gaussian Process Regression (GPR) to predict soil moisture levels in smart agriculture. By leveraging GPR’s ability to provide probabilistic predictions and quantify uncertainty, the study aims to enhance soil moisture estimation, which is crucial for effective irrigation management and crop yield optimization. </w:t>
      </w:r>
      <w:r w:rsidDel="00000000" w:rsidR="00000000" w:rsidRPr="00000000">
        <w:rPr>
          <w:rFonts w:ascii="Times New Roman" w:cs="Times New Roman" w:eastAsia="Times New Roman" w:hAnsi="Times New Roman"/>
          <w:b w:val="1"/>
          <w:i w:val="1"/>
          <w:sz w:val="24"/>
          <w:szCs w:val="24"/>
          <w:rtl w:val="0"/>
        </w:rPr>
        <w:t xml:space="preserve">[9]</w:t>
      </w:r>
    </w:p>
    <w:p w:rsidR="00000000" w:rsidDel="00000000" w:rsidP="00000000" w:rsidRDefault="00000000" w:rsidRPr="00000000" w14:paraId="0000016A">
      <w:pPr>
        <w:widowControl w:val="1"/>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widowControl w:val="1"/>
        <w:numPr>
          <w:ilvl w:val="0"/>
          <w:numId w:val="18"/>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Anze Liang et al. investigates the effects of raising root zone temperature (RZT) on the growth and metabolite production of hydroponically grown red leaf lettuce. Conducted under controlled air temperatures, the research aims to understand how a slight increase in RZT can enhance plant productivity and nutrient uptake, ultimately contributing to better crop yields in plant factory systems. </w:t>
      </w:r>
      <w:r w:rsidDel="00000000" w:rsidR="00000000" w:rsidRPr="00000000">
        <w:rPr>
          <w:rFonts w:ascii="Times New Roman" w:cs="Times New Roman" w:eastAsia="Times New Roman" w:hAnsi="Times New Roman"/>
          <w:b w:val="1"/>
          <w:i w:val="1"/>
          <w:sz w:val="24"/>
          <w:szCs w:val="24"/>
          <w:rtl w:val="0"/>
        </w:rPr>
        <w:t xml:space="preserve">[10]</w:t>
      </w:r>
    </w:p>
    <w:p w:rsidR="00000000" w:rsidDel="00000000" w:rsidP="00000000" w:rsidRDefault="00000000" w:rsidRPr="00000000" w14:paraId="0000016C">
      <w:pPr>
        <w:spacing w:line="276" w:lineRule="auto"/>
        <w:ind w:left="-270" w:firstLine="0"/>
        <w:rPr>
          <w:rFonts w:ascii="Times New Roman" w:cs="Times New Roman" w:eastAsia="Times New Roman" w:hAnsi="Times New Roman"/>
          <w:sz w:val="24"/>
          <w:szCs w:val="24"/>
        </w:rPr>
      </w:pPr>
      <w:r w:rsidDel="00000000" w:rsidR="00000000" w:rsidRPr="00000000">
        <w:rPr>
          <w:rtl w:val="0"/>
        </w:rPr>
      </w:r>
    </w:p>
    <w:tbl>
      <w:tblPr>
        <w:tblStyle w:val="Table4"/>
        <w:tblW w:w="10335.0" w:type="dxa"/>
        <w:jc w:val="left"/>
        <w:tblInd w:w="-540.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936"/>
        <w:gridCol w:w="2349.0000000000005"/>
        <w:gridCol w:w="2190"/>
        <w:gridCol w:w="4860"/>
        <w:tblGridChange w:id="0">
          <w:tblGrid>
            <w:gridCol w:w="936"/>
            <w:gridCol w:w="2349.0000000000005"/>
            <w:gridCol w:w="2190"/>
            <w:gridCol w:w="4860"/>
          </w:tblGrid>
        </w:tblGridChange>
      </w:tblGrid>
      <w:tr>
        <w:trPr>
          <w:cantSplit w:val="0"/>
          <w:trHeight w:val="32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6D">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6E">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PAPER TITLE</w:t>
            </w:r>
          </w:p>
          <w:p w:rsidR="00000000" w:rsidDel="00000000" w:rsidP="00000000" w:rsidRDefault="00000000" w:rsidRPr="00000000" w14:paraId="0000016F">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7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AUTHORS AND PUBLISHER</w:t>
            </w: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71">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p w:rsidR="00000000" w:rsidDel="00000000" w:rsidP="00000000" w:rsidRDefault="00000000" w:rsidRPr="00000000" w14:paraId="00000172">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10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7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17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Neural Network Model of Soil Heat Flux over Multiple Land Covers in South America</w:t>
            </w:r>
          </w:p>
          <w:p w:rsidR="00000000" w:rsidDel="00000000" w:rsidP="00000000" w:rsidRDefault="00000000" w:rsidRPr="00000000" w14:paraId="00000175">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7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Bruno César Comini de Andrade, Olavo Correa Pedrollo, Anderson Ruhoff, Adriana Aparecida Moreira</w:t>
            </w:r>
          </w:p>
          <w:p w:rsidR="00000000" w:rsidDel="00000000" w:rsidP="00000000" w:rsidRDefault="00000000" w:rsidRPr="00000000" w14:paraId="00000177">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(MDPI)</w:t>
            </w:r>
          </w:p>
        </w:tc>
        <w:tc>
          <w:tcPr>
            <w:tcMar>
              <w:top w:w="140.0" w:type="dxa"/>
              <w:left w:w="140.0" w:type="dxa"/>
              <w:bottom w:w="140.0" w:type="dxa"/>
              <w:right w:w="140.0" w:type="dxa"/>
            </w:tcMar>
            <w:vAlign w:val="top"/>
          </w:tcPr>
          <w:p w:rsidR="00000000" w:rsidDel="00000000" w:rsidP="00000000" w:rsidRDefault="00000000" w:rsidRPr="00000000" w14:paraId="00000178">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179">
            <w:pPr>
              <w:numPr>
                <w:ilvl w:val="0"/>
                <w:numId w:val="3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Improved accuracy with reduced mean absolute error.</w:t>
            </w:r>
          </w:p>
          <w:p w:rsidR="00000000" w:rsidDel="00000000" w:rsidP="00000000" w:rsidRDefault="00000000" w:rsidRPr="00000000" w14:paraId="0000017A">
            <w:pPr>
              <w:numPr>
                <w:ilvl w:val="0"/>
                <w:numId w:val="3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Incorporates diverse land cover data for better predictions.</w:t>
            </w:r>
          </w:p>
          <w:p w:rsidR="00000000" w:rsidDel="00000000" w:rsidP="00000000" w:rsidRDefault="00000000" w:rsidRPr="00000000" w14:paraId="0000017B">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w:t>
            </w:r>
          </w:p>
          <w:p w:rsidR="00000000" w:rsidDel="00000000" w:rsidP="00000000" w:rsidRDefault="00000000" w:rsidRPr="00000000" w14:paraId="0000017D">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Computational complexity requiring significant resources.</w:t>
            </w:r>
          </w:p>
          <w:p w:rsidR="00000000" w:rsidDel="00000000" w:rsidP="00000000" w:rsidRDefault="00000000" w:rsidRPr="00000000" w14:paraId="0000017E">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for overestimation in specific land covers.</w:t>
            </w:r>
          </w:p>
          <w:p w:rsidR="00000000" w:rsidDel="00000000" w:rsidP="00000000" w:rsidRDefault="00000000" w:rsidRPr="00000000" w14:paraId="0000017F">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Used:</w:t>
            </w:r>
          </w:p>
          <w:p w:rsidR="00000000" w:rsidDel="00000000" w:rsidP="00000000" w:rsidRDefault="00000000" w:rsidRPr="00000000" w14:paraId="00000181">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Neural Network (ANN)</w:t>
            </w:r>
          </w:p>
          <w:p w:rsidR="00000000" w:rsidDel="00000000" w:rsidP="00000000" w:rsidRDefault="00000000" w:rsidRPr="00000000" w14:paraId="00000182">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spacing w:line="276" w:lineRule="auto"/>
              <w:ind w:left="0" w:firstLine="0"/>
              <w:jc w:val="both"/>
              <w:rPr>
                <w:rFonts w:ascii="Roboto" w:cs="Roboto" w:eastAsia="Roboto" w:hAnsi="Roboto"/>
                <w:sz w:val="21"/>
                <w:szCs w:val="21"/>
              </w:rPr>
            </w:pPr>
            <w:r w:rsidDel="00000000" w:rsidR="00000000" w:rsidRPr="00000000">
              <w:rPr>
                <w:rtl w:val="0"/>
              </w:rPr>
            </w:r>
          </w:p>
        </w:tc>
      </w:tr>
      <w:tr>
        <w:trPr>
          <w:cantSplit w:val="0"/>
          <w:trHeight w:val="10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84">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8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Numerical Model to Estimate the Soil Thermal Conductivity Using Field Experimental Data</w:t>
            </w:r>
          </w:p>
          <w:p w:rsidR="00000000" w:rsidDel="00000000" w:rsidP="00000000" w:rsidRDefault="00000000" w:rsidRPr="00000000" w14:paraId="00000186">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8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Leugim Corteze Romio, Débora Regina Roberti, Lidiane Buligon, Tamires Zimmer, and Gervásio Annes Degrazia </w:t>
            </w:r>
            <w:r w:rsidDel="00000000" w:rsidR="00000000" w:rsidRPr="00000000">
              <w:rPr>
                <w:rFonts w:ascii="Times New Roman" w:cs="Times New Roman" w:eastAsia="Times New Roman" w:hAnsi="Times New Roman"/>
                <w:b w:val="1"/>
                <w:sz w:val="24"/>
                <w:szCs w:val="24"/>
                <w:rtl w:val="0"/>
              </w:rPr>
              <w:t xml:space="preserve">(MDPI)</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88">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189">
            <w:pPr>
              <w:numPr>
                <w:ilvl w:val="0"/>
                <w:numId w:val="3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Roboto" w:cs="Roboto" w:eastAsia="Roboto" w:hAnsi="Roboto"/>
                <w:sz w:val="21"/>
                <w:szCs w:val="21"/>
                <w:rtl w:val="0"/>
              </w:rPr>
              <w:t xml:space="preserve">Enhanced accuracy in estimating soil thermal conductivity using real field data.</w:t>
            </w:r>
          </w:p>
          <w:p w:rsidR="00000000" w:rsidDel="00000000" w:rsidP="00000000" w:rsidRDefault="00000000" w:rsidRPr="00000000" w14:paraId="0000018A">
            <w:pPr>
              <w:numPr>
                <w:ilvl w:val="0"/>
                <w:numId w:val="3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Roboto" w:cs="Roboto" w:eastAsia="Roboto" w:hAnsi="Roboto"/>
                <w:sz w:val="21"/>
                <w:szCs w:val="21"/>
                <w:rtl w:val="0"/>
              </w:rPr>
              <w:t xml:space="preserve">Broad applicability across various soil types and conditions..</w:t>
            </w:r>
            <w:r w:rsidDel="00000000" w:rsidR="00000000" w:rsidRPr="00000000">
              <w:rPr>
                <w:rtl w:val="0"/>
              </w:rPr>
            </w:r>
          </w:p>
          <w:p w:rsidR="00000000" w:rsidDel="00000000" w:rsidP="00000000" w:rsidRDefault="00000000" w:rsidRPr="00000000" w14:paraId="0000018B">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w:t>
            </w:r>
          </w:p>
          <w:p w:rsidR="00000000" w:rsidDel="00000000" w:rsidP="00000000" w:rsidRDefault="00000000" w:rsidRPr="00000000" w14:paraId="0000018D">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Roboto" w:cs="Roboto" w:eastAsia="Roboto" w:hAnsi="Roboto"/>
                <w:sz w:val="21"/>
                <w:szCs w:val="21"/>
                <w:rtl w:val="0"/>
              </w:rPr>
              <w:t xml:space="preserve">Accuracy heavily reliant on the quality and quantity of field data.</w:t>
            </w:r>
          </w:p>
          <w:p w:rsidR="00000000" w:rsidDel="00000000" w:rsidP="00000000" w:rsidRDefault="00000000" w:rsidRPr="00000000" w14:paraId="0000018E">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Roboto" w:cs="Roboto" w:eastAsia="Roboto" w:hAnsi="Roboto"/>
                <w:sz w:val="21"/>
                <w:szCs w:val="21"/>
                <w:rtl w:val="0"/>
              </w:rPr>
              <w:t xml:space="preserve"> Calibration may require extensive data collection and processing.</w:t>
            </w:r>
            <w:r w:rsidDel="00000000" w:rsidR="00000000" w:rsidRPr="00000000">
              <w:rPr>
                <w:rtl w:val="0"/>
              </w:rPr>
            </w:r>
          </w:p>
          <w:p w:rsidR="00000000" w:rsidDel="00000000" w:rsidP="00000000" w:rsidRDefault="00000000" w:rsidRPr="00000000" w14:paraId="0000018F">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Used:</w:t>
            </w:r>
          </w:p>
          <w:p w:rsidR="00000000" w:rsidDel="00000000" w:rsidP="00000000" w:rsidRDefault="00000000" w:rsidRPr="00000000" w14:paraId="00000191">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Roboto" w:cs="Roboto" w:eastAsia="Roboto" w:hAnsi="Roboto"/>
                <w:sz w:val="21"/>
                <w:szCs w:val="21"/>
                <w:rtl w:val="0"/>
              </w:rPr>
              <w:t xml:space="preserve">Numerical modeling approach integrating empirical data</w:t>
            </w:r>
            <w:r w:rsidDel="00000000" w:rsidR="00000000" w:rsidRPr="00000000">
              <w:rPr>
                <w:rtl w:val="0"/>
              </w:rPr>
            </w:r>
          </w:p>
          <w:p w:rsidR="00000000" w:rsidDel="00000000" w:rsidP="00000000" w:rsidRDefault="00000000" w:rsidRPr="00000000" w14:paraId="00000192">
            <w:pPr>
              <w:spacing w:line="276" w:lineRule="auto"/>
              <w:ind w:left="720" w:hanging="360"/>
              <w:jc w:val="both"/>
              <w:rPr>
                <w:rFonts w:ascii="Times New Roman" w:cs="Times New Roman" w:eastAsia="Times New Roman" w:hAnsi="Times New Roman"/>
                <w:sz w:val="24"/>
                <w:szCs w:val="24"/>
              </w:rPr>
            </w:pPr>
            <w:r w:rsidDel="00000000" w:rsidR="00000000" w:rsidRPr="00000000">
              <w:rPr>
                <w:rtl w:val="0"/>
              </w:rPr>
            </w:r>
          </w:p>
        </w:tc>
      </w:tr>
      <w:tr>
        <w:trPr>
          <w:cantSplit w:val="0"/>
          <w:trHeight w:val="10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9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Mar>
              <w:top w:w="140.0" w:type="dxa"/>
              <w:left w:w="140.0" w:type="dxa"/>
              <w:bottom w:w="140.0" w:type="dxa"/>
              <w:right w:w="140.0" w:type="dxa"/>
            </w:tcMar>
            <w:vAlign w:val="top"/>
          </w:tcPr>
          <w:p w:rsidR="00000000" w:rsidDel="00000000" w:rsidP="00000000" w:rsidRDefault="00000000" w:rsidRPr="00000000" w14:paraId="0000019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Ensemble Machine Learning for Interpretable Soil Heat Flux Estimation</w:t>
            </w:r>
          </w:p>
        </w:tc>
        <w:tc>
          <w:tcPr>
            <w:tcMar>
              <w:top w:w="140.0" w:type="dxa"/>
              <w:left w:w="140.0" w:type="dxa"/>
              <w:bottom w:w="140.0" w:type="dxa"/>
              <w:right w:w="140.0" w:type="dxa"/>
            </w:tcMar>
            <w:vAlign w:val="top"/>
          </w:tcPr>
          <w:p w:rsidR="00000000" w:rsidDel="00000000" w:rsidP="00000000" w:rsidRDefault="00000000" w:rsidRPr="00000000" w14:paraId="0000019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James F. Cross, Darren T. Drewry</w:t>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(Elsevier)</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97">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198">
            <w:pPr>
              <w:numPr>
                <w:ilvl w:val="0"/>
                <w:numId w:val="3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Enhanced predictive accuracy compared to single-model techniques.</w:t>
            </w:r>
          </w:p>
          <w:p w:rsidR="00000000" w:rsidDel="00000000" w:rsidP="00000000" w:rsidRDefault="00000000" w:rsidRPr="00000000" w14:paraId="00000199">
            <w:pPr>
              <w:numPr>
                <w:ilvl w:val="0"/>
                <w:numId w:val="3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Improved interpretability of factors influencing soil heat flux.</w:t>
            </w:r>
          </w:p>
          <w:p w:rsidR="00000000" w:rsidDel="00000000" w:rsidP="00000000" w:rsidRDefault="00000000" w:rsidRPr="00000000" w14:paraId="0000019A">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w:t>
            </w:r>
          </w:p>
          <w:p w:rsidR="00000000" w:rsidDel="00000000" w:rsidP="00000000" w:rsidRDefault="00000000" w:rsidRPr="00000000" w14:paraId="0000019C">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complex to implement and tune compared to simpler models.</w:t>
            </w:r>
          </w:p>
          <w:p w:rsidR="00000000" w:rsidDel="00000000" w:rsidP="00000000" w:rsidRDefault="00000000" w:rsidRPr="00000000" w14:paraId="0000019D">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high-quality datasets for effective training.</w:t>
            </w:r>
          </w:p>
          <w:p w:rsidR="00000000" w:rsidDel="00000000" w:rsidP="00000000" w:rsidRDefault="00000000" w:rsidRPr="00000000" w14:paraId="0000019E">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Used:</w:t>
            </w:r>
          </w:p>
          <w:p w:rsidR="00000000" w:rsidDel="00000000" w:rsidP="00000000" w:rsidRDefault="00000000" w:rsidRPr="00000000" w14:paraId="000001A0">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Ensemble Machine Learning Techniques</w:t>
            </w:r>
          </w:p>
          <w:p w:rsidR="00000000" w:rsidDel="00000000" w:rsidP="00000000" w:rsidRDefault="00000000" w:rsidRPr="00000000" w14:paraId="000001A1">
            <w:pPr>
              <w:spacing w:line="276" w:lineRule="auto"/>
              <w:ind w:left="720" w:hanging="360"/>
              <w:jc w:val="both"/>
              <w:rPr>
                <w:rFonts w:ascii="Times New Roman" w:cs="Times New Roman" w:eastAsia="Times New Roman" w:hAnsi="Times New Roman"/>
                <w:sz w:val="24"/>
                <w:szCs w:val="24"/>
              </w:rPr>
            </w:pPr>
            <w:r w:rsidDel="00000000" w:rsidR="00000000" w:rsidRPr="00000000">
              <w:rPr>
                <w:rtl w:val="0"/>
              </w:rPr>
            </w:r>
          </w:p>
        </w:tc>
      </w:tr>
      <w:tr>
        <w:trPr>
          <w:cantSplit w:val="0"/>
          <w:trHeight w:val="10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A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Mar>
              <w:top w:w="140.0" w:type="dxa"/>
              <w:left w:w="140.0" w:type="dxa"/>
              <w:bottom w:w="140.0" w:type="dxa"/>
              <w:right w:w="140.0" w:type="dxa"/>
            </w:tcMar>
            <w:vAlign w:val="top"/>
          </w:tcPr>
          <w:p w:rsidR="00000000" w:rsidDel="00000000" w:rsidP="00000000" w:rsidRDefault="00000000" w:rsidRPr="00000000" w14:paraId="000001A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Series Prediction Based on Temporal Convolutional Network</w:t>
            </w:r>
          </w:p>
        </w:tc>
        <w:tc>
          <w:tcPr>
            <w:tcMar>
              <w:top w:w="140.0" w:type="dxa"/>
              <w:left w:w="140.0" w:type="dxa"/>
              <w:bottom w:w="140.0" w:type="dxa"/>
              <w:right w:w="140.0" w:type="dxa"/>
            </w:tcMar>
            <w:vAlign w:val="top"/>
          </w:tcPr>
          <w:p w:rsidR="00000000" w:rsidDel="00000000" w:rsidP="00000000" w:rsidRDefault="00000000" w:rsidRPr="00000000" w14:paraId="000001A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Yujie Liu, Hongbin Dong, Xingmei Wang, Shuang Han</w:t>
            </w:r>
          </w:p>
          <w:p w:rsidR="00000000" w:rsidDel="00000000" w:rsidP="00000000" w:rsidRDefault="00000000" w:rsidRPr="00000000" w14:paraId="000001A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IEEE)</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A6">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1A7">
            <w:pPr>
              <w:numPr>
                <w:ilvl w:val="0"/>
                <w:numId w:val="3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accuracy in capturing long-range dependencies in data.</w:t>
            </w:r>
          </w:p>
          <w:p w:rsidR="00000000" w:rsidDel="00000000" w:rsidP="00000000" w:rsidRDefault="00000000" w:rsidRPr="00000000" w14:paraId="000001A8">
            <w:pPr>
              <w:numPr>
                <w:ilvl w:val="0"/>
                <w:numId w:val="3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for parallel processing, reducing training time.</w:t>
            </w:r>
          </w:p>
          <w:p w:rsidR="00000000" w:rsidDel="00000000" w:rsidP="00000000" w:rsidRDefault="00000000" w:rsidRPr="00000000" w14:paraId="000001A9">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w:t>
            </w:r>
          </w:p>
          <w:p w:rsidR="00000000" w:rsidDel="00000000" w:rsidP="00000000" w:rsidRDefault="00000000" w:rsidRPr="00000000" w14:paraId="000001AB">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can be complex and requires careful tuning.</w:t>
            </w:r>
          </w:p>
          <w:p w:rsidR="00000000" w:rsidDel="00000000" w:rsidP="00000000" w:rsidRDefault="00000000" w:rsidRPr="00000000" w14:paraId="000001AC">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Needs large datasets to avoid overfitting and ensure effective training.</w:t>
            </w:r>
          </w:p>
          <w:p w:rsidR="00000000" w:rsidDel="00000000" w:rsidP="00000000" w:rsidRDefault="00000000" w:rsidRPr="00000000" w14:paraId="000001AD">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Used:</w:t>
            </w:r>
          </w:p>
          <w:p w:rsidR="00000000" w:rsidDel="00000000" w:rsidP="00000000" w:rsidRDefault="00000000" w:rsidRPr="00000000" w14:paraId="000001AE">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Temporal Convolutional Networks (TCNs)</w:t>
            </w:r>
          </w:p>
        </w:tc>
      </w:tr>
      <w:tr>
        <w:trPr>
          <w:cantSplit w:val="0"/>
          <w:trHeight w:val="10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A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Mar>
              <w:top w:w="140.0" w:type="dxa"/>
              <w:left w:w="140.0" w:type="dxa"/>
              <w:bottom w:w="140.0" w:type="dxa"/>
              <w:right w:w="140.0" w:type="dxa"/>
            </w:tcMar>
            <w:vAlign w:val="top"/>
          </w:tcPr>
          <w:p w:rsidR="00000000" w:rsidDel="00000000" w:rsidP="00000000" w:rsidRDefault="00000000" w:rsidRPr="00000000" w14:paraId="000001B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Algorithms for Time Series Analysis and Forecasting</w:t>
            </w:r>
          </w:p>
        </w:tc>
        <w:tc>
          <w:tcPr>
            <w:tcMar>
              <w:top w:w="140.0" w:type="dxa"/>
              <w:left w:w="140.0" w:type="dxa"/>
              <w:bottom w:w="140.0" w:type="dxa"/>
              <w:right w:w="140.0" w:type="dxa"/>
            </w:tcMar>
            <w:vAlign w:val="top"/>
          </w:tcPr>
          <w:p w:rsidR="00000000" w:rsidDel="00000000" w:rsidP="00000000" w:rsidRDefault="00000000" w:rsidRPr="00000000" w14:paraId="000001B1">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Rameshwar Garg, Shriya Barpanda, Girish Rao Salanke N S, Ramya Shivamadegowda</w:t>
            </w:r>
          </w:p>
          <w:p w:rsidR="00000000" w:rsidDel="00000000" w:rsidP="00000000" w:rsidRDefault="00000000" w:rsidRPr="00000000" w14:paraId="000001B2">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Cornell Archives)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B3">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1B4">
            <w:pPr>
              <w:numPr>
                <w:ilvl w:val="0"/>
                <w:numId w:val="3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Comprehensive overview of various forecasting methods available today.</w:t>
            </w:r>
          </w:p>
          <w:p w:rsidR="00000000" w:rsidDel="00000000" w:rsidP="00000000" w:rsidRDefault="00000000" w:rsidRPr="00000000" w14:paraId="000001B5">
            <w:pPr>
              <w:numPr>
                <w:ilvl w:val="0"/>
                <w:numId w:val="3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Exploration of hybrid models enhances potential forecasting accuracy.</w:t>
            </w:r>
          </w:p>
          <w:p w:rsidR="00000000" w:rsidDel="00000000" w:rsidP="00000000" w:rsidRDefault="00000000" w:rsidRPr="00000000" w14:paraId="000001B6">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w:t>
            </w:r>
          </w:p>
          <w:p w:rsidR="00000000" w:rsidDel="00000000" w:rsidP="00000000" w:rsidRDefault="00000000" w:rsidRPr="00000000" w14:paraId="000001B8">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Advanced models can be complex to implement and require expertise.</w:t>
            </w:r>
          </w:p>
          <w:p w:rsidR="00000000" w:rsidDel="00000000" w:rsidP="00000000" w:rsidRDefault="00000000" w:rsidRPr="00000000" w14:paraId="000001B9">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is heavily reliant on the quality and quantity of data available.</w:t>
            </w:r>
          </w:p>
          <w:p w:rsidR="00000000" w:rsidDel="00000000" w:rsidP="00000000" w:rsidRDefault="00000000" w:rsidRPr="00000000" w14:paraId="000001BA">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Used:</w:t>
            </w:r>
          </w:p>
          <w:p w:rsidR="00000000" w:rsidDel="00000000" w:rsidP="00000000" w:rsidRDefault="00000000" w:rsidRPr="00000000" w14:paraId="000001BC">
            <w:pPr>
              <w:numPr>
                <w:ilvl w:val="0"/>
                <w:numId w:val="1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ARIMA, Prophet, LSTM, and hybrid models.</w:t>
            </w:r>
          </w:p>
        </w:tc>
      </w:tr>
      <w:tr>
        <w:trPr>
          <w:cantSplit w:val="0"/>
          <w:trHeight w:val="10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B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Mar>
              <w:top w:w="140.0" w:type="dxa"/>
              <w:left w:w="140.0" w:type="dxa"/>
              <w:bottom w:w="140.0" w:type="dxa"/>
              <w:right w:w="140.0" w:type="dxa"/>
            </w:tcMar>
            <w:vAlign w:val="top"/>
          </w:tcPr>
          <w:p w:rsidR="00000000" w:rsidDel="00000000" w:rsidP="00000000" w:rsidRDefault="00000000" w:rsidRPr="00000000" w14:paraId="000001B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Simultaneous Prediction of Soil Properties Using Multi_CNN Model</w:t>
            </w:r>
          </w:p>
          <w:p w:rsidR="00000000" w:rsidDel="00000000" w:rsidP="00000000" w:rsidRDefault="00000000" w:rsidRPr="00000000" w14:paraId="000001BF">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1C0">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Ruixue Li, Bo Yin, Yanping Cong and Zehua Du </w:t>
            </w:r>
            <w:r w:rsidDel="00000000" w:rsidR="00000000" w:rsidRPr="00000000">
              <w:rPr>
                <w:rFonts w:ascii="Times New Roman" w:cs="Times New Roman" w:eastAsia="Times New Roman" w:hAnsi="Times New Roman"/>
                <w:b w:val="1"/>
                <w:sz w:val="24"/>
                <w:szCs w:val="24"/>
                <w:rtl w:val="0"/>
              </w:rPr>
              <w:t xml:space="preserve">(MPDI)</w:t>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1C1">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1C2">
            <w:pPr>
              <w:numPr>
                <w:ilvl w:val="0"/>
                <w:numId w:val="1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Predicts multiple soil properties simultaneously.</w:t>
            </w:r>
          </w:p>
          <w:p w:rsidR="00000000" w:rsidDel="00000000" w:rsidP="00000000" w:rsidRDefault="00000000" w:rsidRPr="00000000" w14:paraId="000001C3">
            <w:pPr>
              <w:numPr>
                <w:ilvl w:val="0"/>
                <w:numId w:val="1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Combines one-dimensional and two-dimensional convolutions for better accuracy.</w:t>
            </w:r>
          </w:p>
          <w:p w:rsidR="00000000" w:rsidDel="00000000" w:rsidP="00000000" w:rsidRDefault="00000000" w:rsidRPr="00000000" w14:paraId="000001C4">
            <w:pPr>
              <w:numPr>
                <w:ilvl w:val="0"/>
                <w:numId w:val="1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Effective across diverse datasets and soil types.</w:t>
            </w:r>
          </w:p>
          <w:p w:rsidR="00000000" w:rsidDel="00000000" w:rsidP="00000000" w:rsidRDefault="00000000" w:rsidRPr="00000000" w14:paraId="000001C5">
            <w:pPr>
              <w:numPr>
                <w:ilvl w:val="0"/>
                <w:numId w:val="14"/>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Faster processing with dual-stream architecture.</w:t>
            </w:r>
          </w:p>
          <w:p w:rsidR="00000000" w:rsidDel="00000000" w:rsidP="00000000" w:rsidRDefault="00000000" w:rsidRPr="00000000" w14:paraId="000001C6">
            <w:pPr>
              <w:pStyle w:val="Heading2"/>
              <w:pBdr>
                <w:top w:color="e5e7eb" w:space="0" w:sz="0" w:val="none"/>
                <w:left w:color="e5e7eb" w:space="0" w:sz="0" w:val="none"/>
                <w:bottom w:color="e5e7eb" w:space="0" w:sz="0" w:val="none"/>
                <w:right w:color="e5e7eb" w:space="0" w:sz="0" w:val="none"/>
                <w:between w:color="e5e7eb" w:space="0" w:sz="0" w:val="none"/>
              </w:pBdr>
              <w:spacing w:after="80" w:before="360" w:lineRule="auto"/>
              <w:ind w:left="0" w:firstLine="0"/>
              <w:jc w:val="both"/>
              <w:rPr>
                <w:rFonts w:ascii="Times New Roman" w:cs="Times New Roman" w:eastAsia="Times New Roman" w:hAnsi="Times New Roman"/>
                <w:sz w:val="24"/>
                <w:szCs w:val="24"/>
              </w:rPr>
            </w:pPr>
            <w:bookmarkStart w:colFirst="0" w:colLast="0" w:name="_lk6qqvqmogbh" w:id="9"/>
            <w:bookmarkEnd w:id="9"/>
            <w:r w:rsidDel="00000000" w:rsidR="00000000" w:rsidRPr="00000000">
              <w:rPr>
                <w:rFonts w:ascii="Times New Roman" w:cs="Times New Roman" w:eastAsia="Times New Roman" w:hAnsi="Times New Roman"/>
                <w:sz w:val="24"/>
                <w:szCs w:val="24"/>
                <w:rtl w:val="0"/>
              </w:rPr>
              <w:t xml:space="preserve">Disadvantages:</w:t>
            </w:r>
          </w:p>
          <w:p w:rsidR="00000000" w:rsidDel="00000000" w:rsidP="00000000" w:rsidRDefault="00000000" w:rsidRPr="00000000" w14:paraId="000001C7">
            <w:pPr>
              <w:numPr>
                <w:ilvl w:val="0"/>
                <w:numId w:val="2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more computational resources and expertise.</w:t>
            </w:r>
          </w:p>
          <w:p w:rsidR="00000000" w:rsidDel="00000000" w:rsidP="00000000" w:rsidRDefault="00000000" w:rsidRPr="00000000" w14:paraId="000001C8">
            <w:pPr>
              <w:numPr>
                <w:ilvl w:val="0"/>
                <w:numId w:val="2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Needs high-quality near-infrared spectroscopy data.</w:t>
            </w:r>
          </w:p>
          <w:p w:rsidR="00000000" w:rsidDel="00000000" w:rsidP="00000000" w:rsidRDefault="00000000" w:rsidRPr="00000000" w14:paraId="000001C9">
            <w:pPr>
              <w:numPr>
                <w:ilvl w:val="0"/>
                <w:numId w:val="20"/>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Higher complexity can lead to overfitting.</w:t>
            </w:r>
          </w:p>
          <w:p w:rsidR="00000000" w:rsidDel="00000000" w:rsidP="00000000" w:rsidRDefault="00000000" w:rsidRPr="00000000" w14:paraId="000001CA">
            <w:pPr>
              <w:pStyle w:val="Heading2"/>
              <w:pBdr>
                <w:top w:color="e5e7eb" w:space="0" w:sz="0" w:val="none"/>
                <w:left w:color="e5e7eb" w:space="0" w:sz="0" w:val="none"/>
                <w:bottom w:color="e5e7eb" w:space="0" w:sz="0" w:val="none"/>
                <w:right w:color="e5e7eb" w:space="0" w:sz="0" w:val="none"/>
                <w:between w:color="e5e7eb" w:space="0" w:sz="0" w:val="none"/>
              </w:pBdr>
              <w:spacing w:after="80" w:before="360" w:lineRule="auto"/>
              <w:ind w:left="0" w:firstLine="0"/>
              <w:jc w:val="both"/>
              <w:rPr>
                <w:rFonts w:ascii="Times New Roman" w:cs="Times New Roman" w:eastAsia="Times New Roman" w:hAnsi="Times New Roman"/>
                <w:sz w:val="24"/>
                <w:szCs w:val="24"/>
              </w:rPr>
            </w:pPr>
            <w:bookmarkStart w:colFirst="0" w:colLast="0" w:name="_mfwfjvwhjv2g" w:id="10"/>
            <w:bookmarkEnd w:id="10"/>
            <w:r w:rsidDel="00000000" w:rsidR="00000000" w:rsidRPr="00000000">
              <w:rPr>
                <w:rFonts w:ascii="Times New Roman" w:cs="Times New Roman" w:eastAsia="Times New Roman" w:hAnsi="Times New Roman"/>
                <w:sz w:val="24"/>
                <w:szCs w:val="24"/>
                <w:rtl w:val="0"/>
              </w:rPr>
              <w:t xml:space="preserve">Algorithm Used:</w:t>
            </w:r>
          </w:p>
          <w:p w:rsidR="00000000" w:rsidDel="00000000" w:rsidP="00000000" w:rsidRDefault="00000000" w:rsidRPr="00000000" w14:paraId="000001CB">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Dual-Stream CNN (Multi_CNN):</w:t>
            </w:r>
          </w:p>
          <w:p w:rsidR="00000000" w:rsidDel="00000000" w:rsidP="00000000" w:rsidRDefault="00000000" w:rsidRPr="00000000" w14:paraId="000001CC">
            <w:pPr>
              <w:numPr>
                <w:ilvl w:val="0"/>
                <w:numId w:val="3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One-Dimensional Convolutions for spectral data.</w:t>
            </w:r>
          </w:p>
          <w:p w:rsidR="00000000" w:rsidDel="00000000" w:rsidP="00000000" w:rsidRDefault="00000000" w:rsidRPr="00000000" w14:paraId="000001CD">
            <w:pPr>
              <w:numPr>
                <w:ilvl w:val="0"/>
                <w:numId w:val="3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Two-Dimensional Convolutions for spatial analysis</w:t>
            </w:r>
          </w:p>
        </w:tc>
      </w:tr>
      <w:tr>
        <w:trPr>
          <w:cantSplit w:val="0"/>
          <w:trHeight w:val="10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C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Mar>
              <w:top w:w="140.0" w:type="dxa"/>
              <w:left w:w="140.0" w:type="dxa"/>
              <w:bottom w:w="140.0" w:type="dxa"/>
              <w:right w:w="140.0" w:type="dxa"/>
            </w:tcMar>
            <w:vAlign w:val="top"/>
          </w:tcPr>
          <w:p w:rsidR="00000000" w:rsidDel="00000000" w:rsidP="00000000" w:rsidRDefault="00000000" w:rsidRPr="00000000" w14:paraId="000001C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Daily Dynamics of Soil Heat Flux and Its Relationship with Net Radiation in Different Urban Riparian Woodlands</w:t>
            </w:r>
          </w:p>
          <w:p w:rsidR="00000000" w:rsidDel="00000000" w:rsidP="00000000" w:rsidRDefault="00000000" w:rsidRPr="00000000" w14:paraId="000001D0">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1D1">
            <w:pPr>
              <w:spacing w:line="276"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Anze Liang, Changkun Xie, Jing Wang  and Shengquan Che </w:t>
            </w:r>
            <w:r w:rsidDel="00000000" w:rsidR="00000000" w:rsidRPr="00000000">
              <w:rPr>
                <w:rFonts w:ascii="Times New Roman" w:cs="Times New Roman" w:eastAsia="Times New Roman" w:hAnsi="Times New Roman"/>
                <w:b w:val="1"/>
                <w:sz w:val="24"/>
                <w:szCs w:val="24"/>
                <w:highlight w:val="white"/>
                <w:rtl w:val="0"/>
              </w:rPr>
              <w:t xml:space="preserve">(MPDI)</w:t>
            </w:r>
          </w:p>
          <w:p w:rsidR="00000000" w:rsidDel="00000000" w:rsidP="00000000" w:rsidRDefault="00000000" w:rsidRPr="00000000" w14:paraId="000001D2">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1D3">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1D4">
            <w:pPr>
              <w:numPr>
                <w:ilvl w:val="0"/>
                <w:numId w:val="26"/>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Examines the interplay between soil heat flux and net radiation across various urban riparian woodlands.</w:t>
            </w:r>
          </w:p>
          <w:p w:rsidR="00000000" w:rsidDel="00000000" w:rsidP="00000000" w:rsidRDefault="00000000" w:rsidRPr="00000000" w14:paraId="000001D5">
            <w:pPr>
              <w:numPr>
                <w:ilvl w:val="0"/>
                <w:numId w:val="2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Aims to enhance energy balance models, contributing to better simulations for riparian ecosystems.</w:t>
            </w:r>
          </w:p>
          <w:p w:rsidR="00000000" w:rsidDel="00000000" w:rsidP="00000000" w:rsidRDefault="00000000" w:rsidRPr="00000000" w14:paraId="000001D6">
            <w:pPr>
              <w:numPr>
                <w:ilvl w:val="0"/>
                <w:numId w:val="26"/>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Employs SPSS for data analysis, utilizing linear and polynomial regression models for robust results.</w:t>
            </w:r>
          </w:p>
          <w:p w:rsidR="00000000" w:rsidDel="00000000" w:rsidP="00000000" w:rsidRDefault="00000000" w:rsidRPr="00000000" w14:paraId="000001D7">
            <w:pPr>
              <w:pStyle w:val="Heading2"/>
              <w:pBdr>
                <w:top w:color="e5e7eb" w:space="0" w:sz="0" w:val="none"/>
                <w:left w:color="e5e7eb" w:space="0" w:sz="0" w:val="none"/>
                <w:bottom w:color="e5e7eb" w:space="0" w:sz="0" w:val="none"/>
                <w:right w:color="e5e7eb" w:space="0" w:sz="0" w:val="none"/>
                <w:between w:color="e5e7eb" w:space="0" w:sz="0" w:val="none"/>
              </w:pBdr>
              <w:spacing w:after="80" w:before="360" w:lineRule="auto"/>
              <w:ind w:left="0" w:firstLine="0"/>
              <w:jc w:val="both"/>
              <w:rPr>
                <w:rFonts w:ascii="Times New Roman" w:cs="Times New Roman" w:eastAsia="Times New Roman" w:hAnsi="Times New Roman"/>
                <w:sz w:val="24"/>
                <w:szCs w:val="24"/>
              </w:rPr>
            </w:pPr>
            <w:bookmarkStart w:colFirst="0" w:colLast="0" w:name="_syj9n9zfayq6" w:id="11"/>
            <w:bookmarkEnd w:id="11"/>
            <w:r w:rsidDel="00000000" w:rsidR="00000000" w:rsidRPr="00000000">
              <w:rPr>
                <w:rFonts w:ascii="Times New Roman" w:cs="Times New Roman" w:eastAsia="Times New Roman" w:hAnsi="Times New Roman"/>
                <w:sz w:val="24"/>
                <w:szCs w:val="24"/>
                <w:rtl w:val="0"/>
              </w:rPr>
              <w:t xml:space="preserve">Disadvantages:</w:t>
            </w:r>
          </w:p>
          <w:p w:rsidR="00000000" w:rsidDel="00000000" w:rsidP="00000000" w:rsidRDefault="00000000" w:rsidRPr="00000000" w14:paraId="000001D8">
            <w:pPr>
              <w:numPr>
                <w:ilvl w:val="0"/>
                <w:numId w:val="2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relationship between soil properties and environmental factors can be intricate, requiring extensive data collection and analysis.</w:t>
            </w:r>
          </w:p>
          <w:p w:rsidR="00000000" w:rsidDel="00000000" w:rsidP="00000000" w:rsidRDefault="00000000" w:rsidRPr="00000000" w14:paraId="000001D9">
            <w:pPr>
              <w:numPr>
                <w:ilvl w:val="0"/>
                <w:numId w:val="2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may be specific to the studied locations, limiting generalizability to other regions or woodland types.</w:t>
            </w:r>
          </w:p>
          <w:p w:rsidR="00000000" w:rsidDel="00000000" w:rsidP="00000000" w:rsidRDefault="00000000" w:rsidRPr="00000000" w14:paraId="000001DA">
            <w:pPr>
              <w:pStyle w:val="Heading2"/>
              <w:pBdr>
                <w:top w:color="e5e7eb" w:space="0" w:sz="0" w:val="none"/>
                <w:left w:color="e5e7eb" w:space="0" w:sz="0" w:val="none"/>
                <w:bottom w:color="e5e7eb" w:space="0" w:sz="0" w:val="none"/>
                <w:right w:color="e5e7eb" w:space="0" w:sz="0" w:val="none"/>
                <w:between w:color="e5e7eb" w:space="0" w:sz="0" w:val="none"/>
              </w:pBdr>
              <w:spacing w:after="80" w:before="360" w:lineRule="auto"/>
              <w:ind w:left="0" w:firstLine="0"/>
              <w:jc w:val="both"/>
              <w:rPr>
                <w:rFonts w:ascii="Times New Roman" w:cs="Times New Roman" w:eastAsia="Times New Roman" w:hAnsi="Times New Roman"/>
                <w:sz w:val="24"/>
                <w:szCs w:val="24"/>
              </w:rPr>
            </w:pPr>
            <w:bookmarkStart w:colFirst="0" w:colLast="0" w:name="_9fibdry5qkzp" w:id="12"/>
            <w:bookmarkEnd w:id="12"/>
            <w:r w:rsidDel="00000000" w:rsidR="00000000" w:rsidRPr="00000000">
              <w:rPr>
                <w:rFonts w:ascii="Times New Roman" w:cs="Times New Roman" w:eastAsia="Times New Roman" w:hAnsi="Times New Roman"/>
                <w:sz w:val="24"/>
                <w:szCs w:val="24"/>
                <w:rtl w:val="0"/>
              </w:rPr>
              <w:t xml:space="preserve">Algorithm Used:</w:t>
            </w:r>
          </w:p>
          <w:p w:rsidR="00000000" w:rsidDel="00000000" w:rsidP="00000000" w:rsidRDefault="00000000" w:rsidRPr="00000000" w14:paraId="000001DB">
            <w:pPr>
              <w:numPr>
                <w:ilvl w:val="0"/>
                <w:numId w:val="40"/>
              </w:num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Analysis Techniques: Linear and polynomial regression models </w:t>
            </w:r>
          </w:p>
        </w:tc>
      </w:tr>
      <w:tr>
        <w:trPr>
          <w:cantSplit w:val="0"/>
          <w:trHeight w:val="10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D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Mar>
              <w:top w:w="140.0" w:type="dxa"/>
              <w:left w:w="140.0" w:type="dxa"/>
              <w:bottom w:w="140.0" w:type="dxa"/>
              <w:right w:w="140.0" w:type="dxa"/>
            </w:tcMar>
            <w:vAlign w:val="top"/>
          </w:tcPr>
          <w:p w:rsidR="00000000" w:rsidDel="00000000" w:rsidP="00000000" w:rsidRDefault="00000000" w:rsidRPr="00000000" w14:paraId="000001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Approach to Simulate Soil CO2 Fluxes under Cropping Systems</w:t>
            </w:r>
          </w:p>
          <w:p w:rsidR="00000000" w:rsidDel="00000000" w:rsidP="00000000" w:rsidRDefault="00000000" w:rsidRPr="00000000" w14:paraId="000001DE">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9e9e9e" w:space="0" w:sz="8" w:val="single"/>
              <w:bottom w:color="434343" w:space="0" w:sz="5" w:val="single"/>
            </w:tcBorders>
            <w:tcMar>
              <w:top w:w="140.0" w:type="dxa"/>
              <w:left w:w="140.0" w:type="dxa"/>
              <w:bottom w:w="140.0" w:type="dxa"/>
              <w:right w:w="140.0" w:type="dxa"/>
            </w:tcMar>
            <w:vAlign w:val="top"/>
          </w:tcPr>
          <w:p w:rsidR="00000000" w:rsidDel="00000000" w:rsidP="00000000" w:rsidRDefault="00000000" w:rsidRPr="00000000" w14:paraId="000001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Toby A. Adjuik  and Sarah C. Davis </w:t>
            </w:r>
          </w:p>
          <w:p w:rsidR="00000000" w:rsidDel="00000000" w:rsidP="00000000" w:rsidRDefault="00000000" w:rsidRPr="00000000" w14:paraId="000001E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(MDPI)</w:t>
            </w:r>
          </w:p>
          <w:p w:rsidR="00000000" w:rsidDel="00000000" w:rsidP="00000000" w:rsidRDefault="00000000" w:rsidRPr="00000000" w14:paraId="000001E1">
            <w:pPr>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1E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1E3">
            <w:pPr>
              <w:numPr>
                <w:ilvl w:val="0"/>
                <w:numId w:val="2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Demonstrates that ML can accurately predict soil CO2 fluxes using readily available field data.</w:t>
            </w:r>
          </w:p>
          <w:p w:rsidR="00000000" w:rsidDel="00000000" w:rsidP="00000000" w:rsidRDefault="00000000" w:rsidRPr="00000000" w14:paraId="000001E4">
            <w:pPr>
              <w:numPr>
                <w:ilvl w:val="0"/>
                <w:numId w:val="2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Offers a more efficient alternative to traditional measurement methods for estimating soil CO2 emissions.</w:t>
            </w:r>
          </w:p>
          <w:p w:rsidR="00000000" w:rsidDel="00000000" w:rsidP="00000000" w:rsidRDefault="00000000" w:rsidRPr="00000000" w14:paraId="000001E5">
            <w:pPr>
              <w:numPr>
                <w:ilvl w:val="0"/>
                <w:numId w:val="2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Leverages the extensive GRACEnet database, enhancing model training and validation.</w:t>
            </w:r>
          </w:p>
          <w:p w:rsidR="00000000" w:rsidDel="00000000" w:rsidP="00000000" w:rsidRDefault="00000000" w:rsidRPr="00000000" w14:paraId="000001E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w:t>
            </w:r>
          </w:p>
          <w:p w:rsidR="00000000" w:rsidDel="00000000" w:rsidP="00000000" w:rsidRDefault="00000000" w:rsidRPr="00000000" w14:paraId="000001E8">
            <w:pPr>
              <w:numPr>
                <w:ilvl w:val="0"/>
                <w:numId w:val="3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ML algorithms may require substantial computational resources and expertise for implementation.</w:t>
            </w:r>
          </w:p>
          <w:p w:rsidR="00000000" w:rsidDel="00000000" w:rsidP="00000000" w:rsidRDefault="00000000" w:rsidRPr="00000000" w14:paraId="000001E9">
            <w:pPr>
              <w:numPr>
                <w:ilvl w:val="0"/>
                <w:numId w:val="3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identifies that certain variables, while influential, may not be highly predictive in correlation analysis.</w:t>
            </w:r>
          </w:p>
          <w:p w:rsidR="00000000" w:rsidDel="00000000" w:rsidP="00000000" w:rsidRDefault="00000000" w:rsidRPr="00000000" w14:paraId="000001E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Used:</w:t>
            </w:r>
          </w:p>
          <w:p w:rsidR="00000000" w:rsidDel="00000000" w:rsidP="00000000" w:rsidRDefault="00000000" w:rsidRPr="00000000" w14:paraId="000001EC">
            <w:pPr>
              <w:numPr>
                <w:ilvl w:val="0"/>
                <w:numId w:val="3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K-nearest neighbor regression.</w:t>
            </w:r>
          </w:p>
          <w:p w:rsidR="00000000" w:rsidDel="00000000" w:rsidP="00000000" w:rsidRDefault="00000000" w:rsidRPr="00000000" w14:paraId="000001ED">
            <w:pPr>
              <w:numPr>
                <w:ilvl w:val="0"/>
                <w:numId w:val="3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SVR: Support vector regression.</w:t>
            </w:r>
          </w:p>
          <w:p w:rsidR="00000000" w:rsidDel="00000000" w:rsidP="00000000" w:rsidRDefault="00000000" w:rsidRPr="00000000" w14:paraId="000001EE">
            <w:pPr>
              <w:numPr>
                <w:ilvl w:val="0"/>
                <w:numId w:val="3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 Random forest regression.</w:t>
            </w:r>
          </w:p>
          <w:p w:rsidR="00000000" w:rsidDel="00000000" w:rsidP="00000000" w:rsidRDefault="00000000" w:rsidRPr="00000000" w14:paraId="000001EF">
            <w:pPr>
              <w:numPr>
                <w:ilvl w:val="0"/>
                <w:numId w:val="3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GB: Gradient boosted regression.</w:t>
            </w:r>
          </w:p>
        </w:tc>
      </w:tr>
      <w:tr>
        <w:trPr>
          <w:cantSplit w:val="0"/>
          <w:trHeight w:val="10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F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right w:color="434343" w:space="0" w:sz="5" w:val="single"/>
            </w:tcBorders>
            <w:tcMar>
              <w:top w:w="140.0" w:type="dxa"/>
              <w:left w:w="140.0" w:type="dxa"/>
              <w:bottom w:w="140.0" w:type="dxa"/>
              <w:right w:w="140.0" w:type="dxa"/>
            </w:tcMar>
            <w:vAlign w:val="top"/>
          </w:tcPr>
          <w:p w:rsidR="00000000" w:rsidDel="00000000" w:rsidP="00000000" w:rsidRDefault="00000000" w:rsidRPr="00000000" w14:paraId="000001F1">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Optimized Soil Moisture Prediction Model for Smart Agriculture Using Gaussian Process Regression</w:t>
            </w:r>
          </w:p>
          <w:p w:rsidR="00000000" w:rsidDel="00000000" w:rsidP="00000000" w:rsidRDefault="00000000" w:rsidRPr="00000000" w14:paraId="000001F2">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434343" w:space="0" w:sz="5" w:val="single"/>
              <w:left w:color="434343" w:space="0" w:sz="5" w:val="single"/>
              <w:bottom w:color="434343" w:space="0" w:sz="8" w:val="single"/>
              <w:right w:color="434343" w:space="0" w:sz="5" w:val="single"/>
            </w:tcBorders>
            <w:tcMar>
              <w:top w:w="100.0" w:type="dxa"/>
              <w:left w:w="100.0" w:type="dxa"/>
              <w:bottom w:w="100.0" w:type="dxa"/>
              <w:right w:w="100.0" w:type="dxa"/>
            </w:tcMar>
            <w:vAlign w:val="top"/>
          </w:tcPr>
          <w:p w:rsidR="00000000" w:rsidDel="00000000" w:rsidP="00000000" w:rsidRDefault="00000000" w:rsidRPr="00000000" w14:paraId="000001F4">
            <w:pPr>
              <w:spacing w:line="288" w:lineRule="auto"/>
              <w:jc w:val="both"/>
              <w:rPr>
                <w:rFonts w:ascii="Times New Roman" w:cs="Times New Roman" w:eastAsia="Times New Roman" w:hAnsi="Times New Roman"/>
                <w:b w:val="1"/>
                <w:sz w:val="24"/>
                <w:szCs w:val="24"/>
                <w:highlight w:val="white"/>
              </w:rPr>
            </w:pPr>
            <w:hyperlink r:id="rId13">
              <w:r w:rsidDel="00000000" w:rsidR="00000000" w:rsidRPr="00000000">
                <w:rPr>
                  <w:rFonts w:ascii="Times New Roman" w:cs="Times New Roman" w:eastAsia="Times New Roman" w:hAnsi="Times New Roman"/>
                  <w:sz w:val="24"/>
                  <w:szCs w:val="24"/>
                  <w:highlight w:val="white"/>
                  <w:rtl w:val="0"/>
                </w:rPr>
                <w:t xml:space="preserve">Zoren P. Mabunga</w:t>
              </w:r>
            </w:hyperlink>
            <w:r w:rsidDel="00000000" w:rsidR="00000000" w:rsidRPr="00000000">
              <w:rPr>
                <w:rFonts w:ascii="Times New Roman" w:cs="Times New Roman" w:eastAsia="Times New Roman" w:hAnsi="Times New Roman"/>
                <w:sz w:val="24"/>
                <w:szCs w:val="24"/>
                <w:highlight w:val="white"/>
                <w:rtl w:val="0"/>
              </w:rPr>
              <w:t xml:space="preserve">; Jennifer C. Dela Cruz </w:t>
            </w:r>
            <w:r w:rsidDel="00000000" w:rsidR="00000000" w:rsidRPr="00000000">
              <w:rPr>
                <w:rFonts w:ascii="Times New Roman" w:cs="Times New Roman" w:eastAsia="Times New Roman" w:hAnsi="Times New Roman"/>
                <w:b w:val="1"/>
                <w:sz w:val="24"/>
                <w:szCs w:val="24"/>
                <w:highlight w:val="white"/>
                <w:rtl w:val="0"/>
              </w:rPr>
              <w:t xml:space="preserve">(IEEE)</w:t>
            </w:r>
          </w:p>
        </w:tc>
        <w:tc>
          <w:tcPr>
            <w:tcBorders>
              <w:top w:color="9e9e9e" w:space="0" w:sz="8" w:val="single"/>
              <w:left w:color="434343" w:space="0" w:sz="5" w:val="single"/>
            </w:tcBorders>
            <w:tcMar>
              <w:top w:w="140.0" w:type="dxa"/>
              <w:left w:w="140.0" w:type="dxa"/>
              <w:bottom w:w="140.0" w:type="dxa"/>
              <w:right w:w="140.0" w:type="dxa"/>
            </w:tcMar>
            <w:vAlign w:val="top"/>
          </w:tcPr>
          <w:p w:rsidR="00000000" w:rsidDel="00000000" w:rsidP="00000000" w:rsidRDefault="00000000" w:rsidRPr="00000000" w14:paraId="000001F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1F6">
            <w:pPr>
              <w:numPr>
                <w:ilvl w:val="0"/>
                <w:numId w:val="3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GPR offers not only point estimates but also uncertainty quantification, allowing for better decision-making.</w:t>
            </w:r>
          </w:p>
          <w:p w:rsidR="00000000" w:rsidDel="00000000" w:rsidP="00000000" w:rsidRDefault="00000000" w:rsidRPr="00000000" w14:paraId="000001F7">
            <w:pPr>
              <w:numPr>
                <w:ilvl w:val="0"/>
                <w:numId w:val="3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can adapt to complex relationships in the data, making it suitable for various agricultural conditions.</w:t>
            </w:r>
          </w:p>
          <w:p w:rsidR="00000000" w:rsidDel="00000000" w:rsidP="00000000" w:rsidRDefault="00000000" w:rsidRPr="00000000" w14:paraId="000001F8">
            <w:pPr>
              <w:numPr>
                <w:ilvl w:val="0"/>
                <w:numId w:val="3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GPR does not require a fixed number of parameters, allowing it to adjust based on the data complexity.</w:t>
            </w:r>
          </w:p>
          <w:p w:rsidR="00000000" w:rsidDel="00000000" w:rsidP="00000000" w:rsidRDefault="00000000" w:rsidRPr="00000000" w14:paraId="000001F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w:t>
            </w:r>
          </w:p>
          <w:p w:rsidR="00000000" w:rsidDel="00000000" w:rsidP="00000000" w:rsidRDefault="00000000" w:rsidRPr="00000000" w14:paraId="000001FB">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GPR can be computationally expensive, particularly with large datasets, as it requires the inversion of a covariance matrix.</w:t>
            </w:r>
          </w:p>
          <w:p w:rsidR="00000000" w:rsidDel="00000000" w:rsidP="00000000" w:rsidRDefault="00000000" w:rsidRPr="00000000" w14:paraId="000001FC">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performance of GPR heavily depends on the selection of kernel functions and their hyperparameters, which can significantly impact results.</w:t>
            </w:r>
          </w:p>
          <w:p w:rsidR="00000000" w:rsidDel="00000000" w:rsidP="00000000" w:rsidRDefault="00000000" w:rsidRPr="00000000" w14:paraId="000001FD">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number of data points increases, the computational cost can grow cubically, making it less efficient for very large datasets.</w:t>
            </w:r>
          </w:p>
          <w:p w:rsidR="00000000" w:rsidDel="00000000" w:rsidP="00000000" w:rsidRDefault="00000000" w:rsidRPr="00000000" w14:paraId="000001F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Used:</w:t>
            </w:r>
          </w:p>
          <w:p w:rsidR="00000000" w:rsidDel="00000000" w:rsidP="00000000" w:rsidRDefault="00000000" w:rsidRPr="00000000" w14:paraId="000002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Gaussian Process Regression (GPR) </w:t>
            </w:r>
          </w:p>
        </w:tc>
      </w:tr>
      <w:tr>
        <w:trPr>
          <w:cantSplit w:val="0"/>
          <w:trHeight w:val="1080" w:hRule="atLeast"/>
          <w:tblHeader w:val="0"/>
        </w:trPr>
        <w:tc>
          <w:tcPr>
            <w:tcMar>
              <w:top w:w="140.0" w:type="dxa"/>
              <w:left w:w="140.0" w:type="dxa"/>
              <w:bottom w:w="140.0" w:type="dxa"/>
              <w:right w:w="140.0" w:type="dxa"/>
            </w:tcMar>
            <w:vAlign w:val="top"/>
          </w:tcPr>
          <w:p w:rsidR="00000000" w:rsidDel="00000000" w:rsidP="00000000" w:rsidRDefault="00000000" w:rsidRPr="00000000" w14:paraId="0000020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Mar>
              <w:top w:w="140.0" w:type="dxa"/>
              <w:left w:w="140.0" w:type="dxa"/>
              <w:bottom w:w="140.0" w:type="dxa"/>
              <w:right w:w="140.0" w:type="dxa"/>
            </w:tcMar>
            <w:vAlign w:val="top"/>
          </w:tcPr>
          <w:p w:rsidR="00000000" w:rsidDel="00000000" w:rsidP="00000000" w:rsidRDefault="00000000" w:rsidRPr="00000000" w14:paraId="0000020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Raising Root Zone Temperature Improves Plant Productivity and Metabolites in Hydroponic Lettuce Production</w:t>
            </w:r>
          </w:p>
        </w:tc>
        <w:tc>
          <w:tcPr>
            <w:tcBorders>
              <w:top w:color="434343" w:space="0" w:sz="8" w:val="single"/>
            </w:tcBorders>
            <w:tcMar>
              <w:top w:w="140.0" w:type="dxa"/>
              <w:left w:w="140.0" w:type="dxa"/>
              <w:bottom w:w="140.0" w:type="dxa"/>
              <w:right w:w="140.0" w:type="dxa"/>
            </w:tcMar>
            <w:vAlign w:val="top"/>
          </w:tcPr>
          <w:p w:rsidR="00000000" w:rsidDel="00000000" w:rsidP="00000000" w:rsidRDefault="00000000" w:rsidRPr="00000000" w14:paraId="00000203">
            <w:pPr>
              <w:spacing w:line="276"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Anze Liang, Changkun Xie, Jing Wang,  Shengquan Che </w:t>
            </w:r>
            <w:r w:rsidDel="00000000" w:rsidR="00000000" w:rsidRPr="00000000">
              <w:rPr>
                <w:rFonts w:ascii="Times New Roman" w:cs="Times New Roman" w:eastAsia="Times New Roman" w:hAnsi="Times New Roman"/>
                <w:b w:val="1"/>
                <w:sz w:val="24"/>
                <w:szCs w:val="24"/>
                <w:highlight w:val="white"/>
                <w:rtl w:val="0"/>
              </w:rPr>
              <w:t xml:space="preserve">(Frontiers in Plant Science)</w:t>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204">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205">
            <w:pPr>
              <w:numPr>
                <w:ilvl w:val="0"/>
                <w:numId w:val="38"/>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Raising RZT by 3°C improved plant growth and increased key metabolites such as chlorophyll and carotenoids.</w:t>
            </w:r>
          </w:p>
          <w:p w:rsidR="00000000" w:rsidDel="00000000" w:rsidP="00000000" w:rsidRDefault="00000000" w:rsidRPr="00000000" w14:paraId="00000206">
            <w:pPr>
              <w:numPr>
                <w:ilvl w:val="0"/>
                <w:numId w:val="38"/>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study demonstrated that higher RZT enhances the uptake of essential nutrients, benefiting overall plant health.</w:t>
            </w:r>
          </w:p>
          <w:p w:rsidR="00000000" w:rsidDel="00000000" w:rsidP="00000000" w:rsidRDefault="00000000" w:rsidRPr="00000000" w14:paraId="00000207">
            <w:pPr>
              <w:numPr>
                <w:ilvl w:val="0"/>
                <w:numId w:val="38"/>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Conducted in a hydroponic system, allowing precise control over environmental variables for optimal growth conditions.</w:t>
            </w:r>
          </w:p>
          <w:p w:rsidR="00000000" w:rsidDel="00000000" w:rsidP="00000000" w:rsidRDefault="00000000" w:rsidRPr="00000000" w14:paraId="00000208">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w:t>
            </w:r>
          </w:p>
          <w:p w:rsidR="00000000" w:rsidDel="00000000" w:rsidP="00000000" w:rsidRDefault="00000000" w:rsidRPr="00000000" w14:paraId="0000020A">
            <w:pPr>
              <w:numPr>
                <w:ilvl w:val="0"/>
                <w:numId w:val="25"/>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effectiveness of RZT increases may vary with different plant species or environmental conditions.</w:t>
            </w:r>
          </w:p>
          <w:p w:rsidR="00000000" w:rsidDel="00000000" w:rsidP="00000000" w:rsidRDefault="00000000" w:rsidRPr="00000000" w14:paraId="0000020B">
            <w:pPr>
              <w:numPr>
                <w:ilvl w:val="0"/>
                <w:numId w:val="25"/>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Heating the root zone requires energy, which could increase operational costs in large-scale production.</w:t>
            </w:r>
          </w:p>
          <w:p w:rsidR="00000000" w:rsidDel="00000000" w:rsidP="00000000" w:rsidRDefault="00000000" w:rsidRPr="00000000" w14:paraId="0000020C">
            <w:pPr>
              <w:numPr>
                <w:ilvl w:val="0"/>
                <w:numId w:val="25"/>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study focuses on one type of lettuce, which may limit the generalizability of the findings to other crops.</w:t>
            </w:r>
          </w:p>
          <w:p w:rsidR="00000000" w:rsidDel="00000000" w:rsidP="00000000" w:rsidRDefault="00000000" w:rsidRPr="00000000" w14:paraId="0000020D">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Used:</w:t>
            </w:r>
          </w:p>
          <w:p w:rsidR="00000000" w:rsidDel="00000000" w:rsidP="00000000" w:rsidRDefault="00000000" w:rsidRPr="00000000" w14:paraId="0000020F">
            <w:pPr>
              <w:numPr>
                <w:ilvl w:val="0"/>
                <w:numId w:val="23"/>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Principal Component Analysis (PCA)</w:t>
            </w:r>
          </w:p>
          <w:p w:rsidR="00000000" w:rsidDel="00000000" w:rsidP="00000000" w:rsidRDefault="00000000" w:rsidRPr="00000000" w14:paraId="00000210">
            <w:pPr>
              <w:numPr>
                <w:ilvl w:val="0"/>
                <w:numId w:val="23"/>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Weighted Correlation Network Analysis (WGCNA)</w:t>
            </w:r>
          </w:p>
        </w:tc>
      </w:tr>
    </w:tbl>
    <w:p w:rsidR="00000000" w:rsidDel="00000000" w:rsidP="00000000" w:rsidRDefault="00000000" w:rsidRPr="00000000" w14:paraId="00000211">
      <w:pPr>
        <w:widowControl w:val="1"/>
        <w:spacing w:after="240" w:before="100" w:line="307.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2.1 Literature Survey</w:t>
      </w:r>
    </w:p>
    <w:p w:rsidR="00000000" w:rsidDel="00000000" w:rsidP="00000000" w:rsidRDefault="00000000" w:rsidRPr="00000000" w14:paraId="00000212">
      <w:pPr>
        <w:widowControl w:val="1"/>
        <w:spacing w:after="240" w:before="100" w:line="307.2"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213">
      <w:pPr>
        <w:widowControl w:val="1"/>
        <w:spacing w:after="240" w:before="100" w:line="307.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findings highlight the effectiveness of advanced modeling techniques in understanding soil dynamics. Innovations such as Gaussian Process Regression for soil moisture and ensemble machine learning for heat flux estimation are crucial for smart agriculture. These approaches not only improve prediction accuracy but also contribute to sustainable agricultural practices and a better understanding of environmental processes.</w:t>
      </w:r>
    </w:p>
    <w:p w:rsidR="00000000" w:rsidDel="00000000" w:rsidP="00000000" w:rsidRDefault="00000000" w:rsidRPr="00000000" w14:paraId="00000214">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5">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6">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7">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8">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9">
      <w:pPr>
        <w:widowControl w:val="1"/>
        <w:spacing w:after="240" w:before="100" w:line="307.2"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A">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B">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C">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D">
      <w:pPr>
        <w:widowControl w:val="1"/>
        <w:spacing w:after="240" w:before="100" w:line="307.2"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E">
      <w:pPr>
        <w:widowControl w:val="1"/>
        <w:spacing w:after="240" w:before="100" w:line="307.2"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F">
      <w:pPr>
        <w:widowControl w:val="1"/>
        <w:spacing w:after="240" w:before="100" w:line="307.2" w:lineRule="auto"/>
        <w:jc w:val="center"/>
        <w:rPr>
          <w:ins w:author="21Z352 - SHRINIDHI S" w:id="0" w:date="2024-10-24T10:13:14Z"/>
          <w:rFonts w:ascii="Times New Roman" w:cs="Times New Roman" w:eastAsia="Times New Roman" w:hAnsi="Times New Roman"/>
          <w:b w:val="1"/>
          <w:sz w:val="28"/>
          <w:szCs w:val="28"/>
        </w:rPr>
      </w:pPr>
      <w:ins w:author="21Z352 - SHRINIDHI S" w:id="0" w:date="2024-10-24T10:13:14Z">
        <w:r w:rsidDel="00000000" w:rsidR="00000000" w:rsidRPr="00000000">
          <w:rPr>
            <w:rtl w:val="0"/>
          </w:rPr>
        </w:r>
      </w:ins>
    </w:p>
    <w:p w:rsidR="00000000" w:rsidDel="00000000" w:rsidP="00000000" w:rsidRDefault="00000000" w:rsidRPr="00000000" w14:paraId="00000220">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3</w:t>
      </w:r>
    </w:p>
    <w:p w:rsidR="00000000" w:rsidDel="00000000" w:rsidP="00000000" w:rsidRDefault="00000000" w:rsidRPr="00000000" w14:paraId="00000221">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REQUIREMENTS</w:t>
      </w:r>
    </w:p>
    <w:p w:rsidR="00000000" w:rsidDel="00000000" w:rsidP="00000000" w:rsidRDefault="00000000" w:rsidRPr="00000000" w14:paraId="00000222">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23">
      <w:pPr>
        <w:widowControl w:val="1"/>
        <w:spacing w:after="240" w:before="100" w:line="307.2"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 HARDWARE REQUIREMENTS</w:t>
      </w:r>
    </w:p>
    <w:p w:rsidR="00000000" w:rsidDel="00000000" w:rsidP="00000000" w:rsidRDefault="00000000" w:rsidRPr="00000000" w14:paraId="00000224">
      <w:pPr>
        <w:spacing w:line="276" w:lineRule="auto"/>
        <w:rPr>
          <w:rFonts w:ascii="Times New Roman" w:cs="Times New Roman" w:eastAsia="Times New Roman" w:hAnsi="Times New Roman"/>
        </w:rPr>
      </w:pPr>
      <w:r w:rsidDel="00000000" w:rsidR="00000000" w:rsidRPr="00000000">
        <w:rPr>
          <w:rtl w:val="0"/>
        </w:rPr>
      </w:r>
    </w:p>
    <w:tbl>
      <w:tblPr>
        <w:tblStyle w:val="Table5"/>
        <w:tblW w:w="9015.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755"/>
        <w:gridCol w:w="7260"/>
        <w:tblGridChange w:id="0">
          <w:tblGrid>
            <w:gridCol w:w="1755"/>
            <w:gridCol w:w="7260"/>
          </w:tblGrid>
        </w:tblGridChange>
      </w:tblGrid>
      <w:tr>
        <w:trPr>
          <w:cantSplit w:val="0"/>
          <w:trHeight w:val="540" w:hRule="atLeast"/>
          <w:tblHeader w:val="0"/>
        </w:trPr>
        <w:tc>
          <w:tcPr>
            <w:tcMar>
              <w:top w:w="140.0" w:type="dxa"/>
              <w:left w:w="140.0" w:type="dxa"/>
              <w:bottom w:w="140.0" w:type="dxa"/>
              <w:right w:w="140.0" w:type="dxa"/>
            </w:tcMar>
            <w:vAlign w:val="top"/>
          </w:tcPr>
          <w:p w:rsidR="00000000" w:rsidDel="00000000" w:rsidP="00000000" w:rsidRDefault="00000000" w:rsidRPr="00000000" w14:paraId="0000022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w:t>
            </w:r>
          </w:p>
        </w:tc>
        <w:tc>
          <w:tcPr>
            <w:tcMar>
              <w:top w:w="140.0" w:type="dxa"/>
              <w:left w:w="140.0" w:type="dxa"/>
              <w:bottom w:w="140.0" w:type="dxa"/>
              <w:right w:w="140.0" w:type="dxa"/>
            </w:tcMar>
            <w:vAlign w:val="top"/>
          </w:tcPr>
          <w:p w:rsidR="00000000" w:rsidDel="00000000" w:rsidP="00000000" w:rsidRDefault="00000000" w:rsidRPr="00000000" w14:paraId="0000022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Specification</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CPU</w:t>
            </w:r>
          </w:p>
        </w:tc>
        <w:tc>
          <w:tcPr>
            <w:tcMar>
              <w:top w:w="140.0" w:type="dxa"/>
              <w:left w:w="140.0" w:type="dxa"/>
              <w:bottom w:w="140.0" w:type="dxa"/>
              <w:right w:w="140.0" w:type="dxa"/>
            </w:tcMar>
            <w:vAlign w:val="top"/>
          </w:tcPr>
          <w:p w:rsidR="00000000" w:rsidDel="00000000" w:rsidP="00000000" w:rsidRDefault="00000000" w:rsidRPr="00000000" w14:paraId="000002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Multi-core processor (e.g., Intel i7, AMD Ryzen 7)</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GPU</w:t>
            </w:r>
          </w:p>
        </w:tc>
        <w:tc>
          <w:tcPr>
            <w:tcMar>
              <w:top w:w="140.0" w:type="dxa"/>
              <w:left w:w="140.0" w:type="dxa"/>
              <w:bottom w:w="140.0" w:type="dxa"/>
              <w:right w:w="140.0" w:type="dxa"/>
            </w:tcMar>
            <w:vAlign w:val="top"/>
          </w:tcPr>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High-performance GPU (e.g., NVIDIA RTX 3080, Tesla V100)</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w:t>
            </w:r>
          </w:p>
        </w:tc>
        <w:tc>
          <w:tcPr>
            <w:tcMar>
              <w:top w:w="140.0" w:type="dxa"/>
              <w:left w:w="140.0" w:type="dxa"/>
              <w:bottom w:w="140.0" w:type="dxa"/>
              <w:right w:w="140.0" w:type="dxa"/>
            </w:tcMar>
            <w:vAlign w:val="top"/>
          </w:tcPr>
          <w:p w:rsidR="00000000" w:rsidDel="00000000" w:rsidP="00000000" w:rsidRDefault="00000000" w:rsidRPr="00000000" w14:paraId="000002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least 16 GB (32 GB or more preferred)</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Storage</w:t>
            </w:r>
          </w:p>
        </w:tc>
        <w:tc>
          <w:tcPr>
            <w:tcMar>
              <w:top w:w="140.0" w:type="dxa"/>
              <w:left w:w="140.0" w:type="dxa"/>
              <w:bottom w:w="140.0" w:type="dxa"/>
              <w:right w:w="140.0" w:type="dxa"/>
            </w:tcMar>
            <w:vAlign w:val="top"/>
          </w:tcPr>
          <w:p w:rsidR="00000000" w:rsidDel="00000000" w:rsidP="00000000" w:rsidRDefault="00000000" w:rsidRPr="00000000" w14:paraId="000002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High-speed SSD (at least 1 TB), additional backup</w:t>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2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Networking</w:t>
            </w:r>
          </w:p>
        </w:tc>
        <w:tc>
          <w:tcPr>
            <w:tcMar>
              <w:top w:w="140.0" w:type="dxa"/>
              <w:left w:w="140.0" w:type="dxa"/>
              <w:bottom w:w="140.0" w:type="dxa"/>
              <w:right w:w="140.0" w:type="dxa"/>
            </w:tcMar>
            <w:vAlign w:val="top"/>
          </w:tcPr>
          <w:p w:rsidR="00000000" w:rsidDel="00000000" w:rsidP="00000000" w:rsidRDefault="00000000" w:rsidRPr="00000000" w14:paraId="000002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Reliable high-speed internet connection</w:t>
            </w:r>
          </w:p>
        </w:tc>
      </w:tr>
    </w:tbl>
    <w:p w:rsidR="00000000" w:rsidDel="00000000" w:rsidP="00000000" w:rsidRDefault="00000000" w:rsidRPr="00000000" w14:paraId="0000023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3.1.1 Hardware Requirements</w:t>
      </w:r>
    </w:p>
    <w:p w:rsidR="00000000" w:rsidDel="00000000" w:rsidP="00000000" w:rsidRDefault="00000000" w:rsidRPr="00000000" w14:paraId="000002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spacing w:after="240" w:before="100" w:line="307.2"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3.2 SOFTWARE REQUIREMENTS</w:t>
      </w:r>
    </w:p>
    <w:p w:rsidR="00000000" w:rsidDel="00000000" w:rsidP="00000000" w:rsidRDefault="00000000" w:rsidRPr="00000000" w14:paraId="00000234">
      <w:pPr>
        <w:spacing w:line="276" w:lineRule="auto"/>
        <w:rPr>
          <w:rFonts w:ascii="Times New Roman" w:cs="Times New Roman" w:eastAsia="Times New Roman" w:hAnsi="Times New Roman"/>
        </w:rPr>
      </w:pPr>
      <w:r w:rsidDel="00000000" w:rsidR="00000000" w:rsidRPr="00000000">
        <w:rPr>
          <w:rtl w:val="0"/>
        </w:rPr>
      </w:r>
    </w:p>
    <w:tbl>
      <w:tblPr>
        <w:tblStyle w:val="Table6"/>
        <w:tblW w:w="900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535"/>
        <w:gridCol w:w="6465"/>
        <w:tblGridChange w:id="0">
          <w:tblGrid>
            <w:gridCol w:w="2535"/>
            <w:gridCol w:w="6465"/>
          </w:tblGrid>
        </w:tblGridChange>
      </w:tblGrid>
      <w:tr>
        <w:trPr>
          <w:cantSplit w:val="0"/>
          <w:trHeight w:val="540" w:hRule="atLeast"/>
          <w:tblHeader w:val="0"/>
        </w:trPr>
        <w:tc>
          <w:tcPr>
            <w:tcMar>
              <w:top w:w="140.0" w:type="dxa"/>
              <w:left w:w="140.0" w:type="dxa"/>
              <w:bottom w:w="140.0" w:type="dxa"/>
              <w:right w:w="140.0" w:type="dxa"/>
            </w:tcMar>
            <w:vAlign w:val="top"/>
          </w:tcPr>
          <w:p w:rsidR="00000000" w:rsidDel="00000000" w:rsidP="00000000" w:rsidRDefault="00000000" w:rsidRPr="00000000" w14:paraId="000002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w:t>
            </w:r>
          </w:p>
        </w:tc>
        <w:tc>
          <w:tcPr>
            <w:tcMar>
              <w:top w:w="140.0" w:type="dxa"/>
              <w:left w:w="140.0" w:type="dxa"/>
              <w:bottom w:w="140.0" w:type="dxa"/>
              <w:right w:w="140.0" w:type="dxa"/>
            </w:tcMar>
            <w:vAlign w:val="top"/>
          </w:tcPr>
          <w:p w:rsidR="00000000" w:rsidDel="00000000" w:rsidP="00000000" w:rsidRDefault="00000000" w:rsidRPr="00000000" w14:paraId="000002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Specification</w:t>
            </w:r>
          </w:p>
        </w:tc>
      </w:tr>
      <w:tr>
        <w:trPr>
          <w:cantSplit w:val="0"/>
          <w:trHeight w:val="820" w:hRule="atLeast"/>
          <w:tblHeader w:val="0"/>
        </w:trPr>
        <w:tc>
          <w:tcPr>
            <w:tcMar>
              <w:top w:w="140.0" w:type="dxa"/>
              <w:left w:w="140.0" w:type="dxa"/>
              <w:bottom w:w="140.0" w:type="dxa"/>
              <w:right w:w="140.0" w:type="dxa"/>
            </w:tcMar>
            <w:vAlign w:val="top"/>
          </w:tcPr>
          <w:p w:rsidR="00000000" w:rsidDel="00000000" w:rsidP="00000000" w:rsidRDefault="00000000" w:rsidRPr="00000000" w14:paraId="000002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w:t>
              <w:tab/>
            </w:r>
          </w:p>
        </w:tc>
        <w:tc>
          <w:tcPr>
            <w:tcMar>
              <w:top w:w="140.0" w:type="dxa"/>
              <w:left w:w="140.0" w:type="dxa"/>
              <w:bottom w:w="140.0" w:type="dxa"/>
              <w:right w:w="140.0" w:type="dxa"/>
            </w:tcMar>
            <w:vAlign w:val="top"/>
          </w:tcPr>
          <w:p w:rsidR="00000000" w:rsidDel="00000000" w:rsidP="00000000" w:rsidRDefault="00000000" w:rsidRPr="00000000" w14:paraId="000002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 (Ubuntu) or Windows 10/11</w:t>
            </w:r>
          </w:p>
        </w:tc>
      </w:tr>
      <w:tr>
        <w:trPr>
          <w:cantSplit w:val="0"/>
          <w:trHeight w:val="820" w:hRule="atLeast"/>
          <w:tblHeader w:val="0"/>
        </w:trPr>
        <w:tc>
          <w:tcPr>
            <w:tcMar>
              <w:top w:w="140.0" w:type="dxa"/>
              <w:left w:w="140.0" w:type="dxa"/>
              <w:bottom w:w="140.0" w:type="dxa"/>
              <w:right w:w="140.0" w:type="dxa"/>
            </w:tcMar>
            <w:vAlign w:val="top"/>
          </w:tcPr>
          <w:p w:rsidR="00000000" w:rsidDel="00000000" w:rsidP="00000000" w:rsidRDefault="00000000" w:rsidRPr="00000000" w14:paraId="000002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Environment</w:t>
            </w:r>
          </w:p>
        </w:tc>
        <w:tc>
          <w:tcPr>
            <w:tcMar>
              <w:top w:w="140.0" w:type="dxa"/>
              <w:left w:w="140.0" w:type="dxa"/>
              <w:bottom w:w="140.0" w:type="dxa"/>
              <w:right w:w="140.0" w:type="dxa"/>
            </w:tcMar>
            <w:vAlign w:val="top"/>
          </w:tcPr>
          <w:p w:rsidR="00000000" w:rsidDel="00000000" w:rsidP="00000000" w:rsidRDefault="00000000" w:rsidRPr="00000000" w14:paraId="000002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Jupyter Notebook, PyCharm, Visual Studio Code or Kaggle Notebook</w:t>
            </w:r>
          </w:p>
        </w:tc>
      </w:tr>
      <w:tr>
        <w:trPr>
          <w:cantSplit w:val="0"/>
          <w:trHeight w:val="820" w:hRule="atLeast"/>
          <w:tblHeader w:val="0"/>
        </w:trPr>
        <w:tc>
          <w:tcPr>
            <w:tcMar>
              <w:top w:w="140.0" w:type="dxa"/>
              <w:left w:w="140.0" w:type="dxa"/>
              <w:bottom w:w="140.0" w:type="dxa"/>
              <w:right w:w="140.0" w:type="dxa"/>
            </w:tcMar>
            <w:vAlign w:val="top"/>
          </w:tcPr>
          <w:p w:rsidR="00000000" w:rsidDel="00000000" w:rsidP="00000000" w:rsidRDefault="00000000" w:rsidRPr="00000000" w14:paraId="000002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Frameworks</w:t>
            </w:r>
          </w:p>
        </w:tc>
        <w:tc>
          <w:tcPr>
            <w:tcMar>
              <w:top w:w="140.0" w:type="dxa"/>
              <w:left w:w="140.0" w:type="dxa"/>
              <w:bottom w:w="140.0" w:type="dxa"/>
              <w:right w:w="140.0" w:type="dxa"/>
            </w:tcMar>
            <w:vAlign w:val="top"/>
          </w:tcPr>
          <w:p w:rsidR="00000000" w:rsidDel="00000000" w:rsidP="00000000" w:rsidRDefault="00000000" w:rsidRPr="00000000" w14:paraId="000002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TensorFlow, PyTorch</w:t>
            </w:r>
          </w:p>
        </w:tc>
      </w:tr>
      <w:tr>
        <w:trPr>
          <w:cantSplit w:val="0"/>
          <w:trHeight w:val="560" w:hRule="atLeast"/>
          <w:tblHeader w:val="0"/>
        </w:trPr>
        <w:tc>
          <w:tcPr>
            <w:tcMar>
              <w:top w:w="140.0" w:type="dxa"/>
              <w:left w:w="140.0" w:type="dxa"/>
              <w:bottom w:w="140.0" w:type="dxa"/>
              <w:right w:w="140.0" w:type="dxa"/>
            </w:tcMar>
            <w:vAlign w:val="top"/>
          </w:tcPr>
          <w:p w:rsidR="00000000" w:rsidDel="00000000" w:rsidP="00000000" w:rsidRDefault="00000000" w:rsidRPr="00000000" w14:paraId="000002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Libraries</w:t>
            </w:r>
          </w:p>
        </w:tc>
        <w:tc>
          <w:tcPr>
            <w:tcMar>
              <w:top w:w="140.0" w:type="dxa"/>
              <w:left w:w="140.0" w:type="dxa"/>
              <w:bottom w:w="140.0" w:type="dxa"/>
              <w:right w:w="140.0" w:type="dxa"/>
            </w:tcMar>
            <w:vAlign w:val="top"/>
          </w:tcPr>
          <w:p w:rsidR="00000000" w:rsidDel="00000000" w:rsidP="00000000" w:rsidRDefault="00000000" w:rsidRPr="00000000" w14:paraId="000002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NumPy, pandas, SciPy, scikit-learn, Keras</w:t>
            </w:r>
          </w:p>
        </w:tc>
      </w:tr>
      <w:tr>
        <w:trPr>
          <w:cantSplit w:val="0"/>
          <w:trHeight w:val="820" w:hRule="atLeast"/>
          <w:tblHeader w:val="0"/>
        </w:trPr>
        <w:tc>
          <w:tcPr>
            <w:tcMar>
              <w:top w:w="140.0" w:type="dxa"/>
              <w:left w:w="140.0" w:type="dxa"/>
              <w:bottom w:w="140.0" w:type="dxa"/>
              <w:right w:w="140.0" w:type="dxa"/>
            </w:tcMar>
            <w:vAlign w:val="top"/>
          </w:tcPr>
          <w:p w:rsidR="00000000" w:rsidDel="00000000" w:rsidP="00000000" w:rsidRDefault="00000000" w:rsidRPr="00000000" w14:paraId="000002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Tools</w:t>
              <w:tab/>
            </w:r>
          </w:p>
        </w:tc>
        <w:tc>
          <w:tcPr>
            <w:tcMar>
              <w:top w:w="140.0" w:type="dxa"/>
              <w:left w:w="140.0" w:type="dxa"/>
              <w:bottom w:w="140.0" w:type="dxa"/>
              <w:right w:w="140.0" w:type="dxa"/>
            </w:tcMar>
            <w:vAlign w:val="top"/>
          </w:tcPr>
          <w:p w:rsidR="00000000" w:rsidDel="00000000" w:rsidP="00000000" w:rsidRDefault="00000000" w:rsidRPr="00000000" w14:paraId="000002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Matplotlib, Seaborn, TensorBoard</w:t>
            </w:r>
          </w:p>
        </w:tc>
      </w:tr>
    </w:tbl>
    <w:p w:rsidR="00000000" w:rsidDel="00000000" w:rsidP="00000000" w:rsidRDefault="00000000" w:rsidRPr="00000000" w14:paraId="0000024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3.2.1 Software Requirements</w:t>
      </w:r>
    </w:p>
    <w:p w:rsidR="00000000" w:rsidDel="00000000" w:rsidP="00000000" w:rsidRDefault="00000000" w:rsidRPr="00000000" w14:paraId="000002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spacing w:after="240" w:before="10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5">
      <w:pPr>
        <w:spacing w:after="240" w:before="100" w:lineRule="auto"/>
        <w:jc w:val="center"/>
        <w:rPr>
          <w:ins w:author="21Z352 - SHRINIDHI S" w:id="1" w:date="2024-10-24T10:13:19Z"/>
          <w:rFonts w:ascii="Times New Roman" w:cs="Times New Roman" w:eastAsia="Times New Roman" w:hAnsi="Times New Roman"/>
          <w:b w:val="1"/>
          <w:sz w:val="28"/>
          <w:szCs w:val="28"/>
        </w:rPr>
      </w:pPr>
      <w:ins w:author="21Z352 - SHRINIDHI S" w:id="1" w:date="2024-10-24T10:13:19Z">
        <w:r w:rsidDel="00000000" w:rsidR="00000000" w:rsidRPr="00000000">
          <w:rPr>
            <w:rtl w:val="0"/>
          </w:rPr>
        </w:r>
      </w:ins>
    </w:p>
    <w:p w:rsidR="00000000" w:rsidDel="00000000" w:rsidP="00000000" w:rsidRDefault="00000000" w:rsidRPr="00000000" w14:paraId="00000246">
      <w:pPr>
        <w:spacing w:after="240" w:before="10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4</w:t>
      </w:r>
    </w:p>
    <w:p w:rsidR="00000000" w:rsidDel="00000000" w:rsidP="00000000" w:rsidRDefault="00000000" w:rsidRPr="00000000" w14:paraId="00000247">
      <w:pPr>
        <w:spacing w:after="240" w:before="40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IMPLEMENTATION AND SYSTEM DESIGN</w:t>
      </w:r>
    </w:p>
    <w:p w:rsidR="00000000" w:rsidDel="00000000" w:rsidP="00000000" w:rsidRDefault="00000000" w:rsidRPr="00000000" w14:paraId="000002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spacing w:before="80" w:line="276" w:lineRule="auto"/>
        <w:ind w:right="560"/>
        <w:jc w:val="both"/>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4.1 DESIGN</w:t>
      </w:r>
    </w:p>
    <w:p w:rsidR="00000000" w:rsidDel="00000000" w:rsidP="00000000" w:rsidRDefault="00000000" w:rsidRPr="00000000" w14:paraId="0000024A">
      <w:pPr>
        <w:spacing w:before="80" w:line="276" w:lineRule="auto"/>
        <w:ind w:right="560"/>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The system workflow is discussed in two phases: </w:t>
      </w:r>
      <w:r w:rsidDel="00000000" w:rsidR="00000000" w:rsidRPr="00000000">
        <w:rPr>
          <w:rFonts w:ascii="Times New Roman" w:cs="Times New Roman" w:eastAsia="Times New Roman" w:hAnsi="Times New Roman"/>
          <w:b w:val="1"/>
          <w:color w:val="222222"/>
          <w:sz w:val="26"/>
          <w:szCs w:val="26"/>
          <w:highlight w:val="white"/>
          <w:rtl w:val="0"/>
        </w:rPr>
        <w:t xml:space="preserve">temporal forecasting and analysis of soil heat flux values</w:t>
      </w:r>
      <w:r w:rsidDel="00000000" w:rsidR="00000000" w:rsidRPr="00000000">
        <w:rPr>
          <w:rFonts w:ascii="Times New Roman" w:cs="Times New Roman" w:eastAsia="Times New Roman" w:hAnsi="Times New Roman"/>
          <w:color w:val="222222"/>
          <w:sz w:val="26"/>
          <w:szCs w:val="26"/>
          <w:highlight w:val="white"/>
          <w:rtl w:val="0"/>
        </w:rPr>
        <w:t xml:space="preserve"> and the </w:t>
      </w:r>
      <w:r w:rsidDel="00000000" w:rsidR="00000000" w:rsidRPr="00000000">
        <w:rPr>
          <w:rFonts w:ascii="Times New Roman" w:cs="Times New Roman" w:eastAsia="Times New Roman" w:hAnsi="Times New Roman"/>
          <w:b w:val="1"/>
          <w:color w:val="222222"/>
          <w:sz w:val="26"/>
          <w:szCs w:val="26"/>
          <w:highlight w:val="white"/>
          <w:rtl w:val="0"/>
        </w:rPr>
        <w:t xml:space="preserve">determination and optimization of plant root zone temperature</w:t>
      </w:r>
      <w:r w:rsidDel="00000000" w:rsidR="00000000" w:rsidRPr="00000000">
        <w:rPr>
          <w:rFonts w:ascii="Times New Roman" w:cs="Times New Roman" w:eastAsia="Times New Roman" w:hAnsi="Times New Roman"/>
          <w:color w:val="222222"/>
          <w:sz w:val="26"/>
          <w:szCs w:val="26"/>
          <w:highlight w:val="white"/>
          <w:rtl w:val="0"/>
        </w:rPr>
        <w:t xml:space="preserve">. </w:t>
      </w:r>
    </w:p>
    <w:p w:rsidR="00000000" w:rsidDel="00000000" w:rsidP="00000000" w:rsidRDefault="00000000" w:rsidRPr="00000000" w14:paraId="0000024B">
      <w:pPr>
        <w:spacing w:before="80" w:line="276" w:lineRule="auto"/>
        <w:ind w:right="560"/>
        <w:jc w:val="both"/>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24C">
      <w:pPr>
        <w:spacing w:before="80" w:line="276" w:lineRule="auto"/>
        <w:ind w:right="560"/>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4.1.1 Temporal forecasting and analysis of soil heat flux values</w:t>
      </w:r>
      <w:r w:rsidDel="00000000" w:rsidR="00000000" w:rsidRPr="00000000">
        <w:rPr>
          <w:rtl w:val="0"/>
        </w:rPr>
      </w:r>
    </w:p>
    <w:p w:rsidR="00000000" w:rsidDel="00000000" w:rsidP="00000000" w:rsidRDefault="00000000" w:rsidRPr="00000000" w14:paraId="0000024D">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System Architecture:</w:t>
      </w:r>
    </w:p>
    <w:p w:rsidR="00000000" w:rsidDel="00000000" w:rsidP="00000000" w:rsidRDefault="00000000" w:rsidRPr="00000000" w14:paraId="0000024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architecture for predicting soil heat flux dynamics using a Temporal Convolutional Network (TCN) and Artificial Neural Network (ANN) ensemble is composed of several interconnected components:</w:t>
      </w:r>
    </w:p>
    <w:p w:rsidR="00000000" w:rsidDel="00000000" w:rsidP="00000000" w:rsidRDefault="00000000" w:rsidRPr="00000000" w14:paraId="0000024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numPr>
          <w:ilvl w:val="0"/>
          <w:numId w:val="41"/>
        </w:numPr>
        <w:spacing w:line="276" w:lineRule="auto"/>
        <w:ind w:left="720" w:hanging="360"/>
        <w:jc w:val="both"/>
        <w:rPr>
          <w:rFonts w:ascii="Arial" w:cs="Arial" w:eastAsia="Arial" w:hAnsi="Arial"/>
          <w:sz w:val="24"/>
          <w:szCs w:val="24"/>
          <w:u w:val="none"/>
        </w:rPr>
      </w:pPr>
      <w:r w:rsidDel="00000000" w:rsidR="00000000" w:rsidRPr="00000000">
        <w:rPr>
          <w:rFonts w:ascii="Times New Roman" w:cs="Times New Roman" w:eastAsia="Times New Roman" w:hAnsi="Times New Roman"/>
          <w:b w:val="1"/>
          <w:sz w:val="24"/>
          <w:szCs w:val="24"/>
          <w:rtl w:val="0"/>
        </w:rPr>
        <w:t xml:space="preserve">Data Collection: </w:t>
      </w:r>
      <w:r w:rsidDel="00000000" w:rsidR="00000000" w:rsidRPr="00000000">
        <w:rPr>
          <w:rFonts w:ascii="Times New Roman" w:cs="Times New Roman" w:eastAsia="Times New Roman" w:hAnsi="Times New Roman"/>
          <w:sz w:val="24"/>
          <w:szCs w:val="24"/>
          <w:rtl w:val="0"/>
        </w:rPr>
        <w:t xml:space="preserve">The first step involves gathering historical soil heat flux data, weather parameters, soil properties, and other relevant environmental factors from </w:t>
      </w:r>
    </w:p>
    <w:p w:rsidR="00000000" w:rsidDel="00000000" w:rsidP="00000000" w:rsidRDefault="00000000" w:rsidRPr="00000000" w14:paraId="00000251">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PANGAEA - Data Publisher for Earth &amp; Environmental Science</w:t>
      </w:r>
    </w:p>
    <w:p w:rsidR="00000000" w:rsidDel="00000000" w:rsidP="00000000" w:rsidRDefault="00000000" w:rsidRPr="00000000" w14:paraId="00000252">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numPr>
          <w:ilvl w:val="0"/>
          <w:numId w:val="41"/>
        </w:numPr>
        <w:spacing w:line="276" w:lineRule="auto"/>
        <w:ind w:left="720" w:hanging="360"/>
        <w:jc w:val="both"/>
        <w:rPr>
          <w:rFonts w:ascii="Arial" w:cs="Arial" w:eastAsia="Arial" w:hAnsi="Arial"/>
          <w:sz w:val="24"/>
          <w:szCs w:val="24"/>
          <w:u w:val="none"/>
        </w:rPr>
      </w:pPr>
      <w:r w:rsidDel="00000000" w:rsidR="00000000" w:rsidRPr="00000000">
        <w:rPr>
          <w:rFonts w:ascii="Times New Roman" w:cs="Times New Roman" w:eastAsia="Times New Roman" w:hAnsi="Times New Roman"/>
          <w:b w:val="1"/>
          <w:sz w:val="24"/>
          <w:szCs w:val="24"/>
          <w:rtl w:val="0"/>
        </w:rPr>
        <w:t xml:space="preserve">Data Preprocessing:</w:t>
      </w:r>
      <w:r w:rsidDel="00000000" w:rsidR="00000000" w:rsidRPr="00000000">
        <w:rPr>
          <w:rFonts w:ascii="Times New Roman" w:cs="Times New Roman" w:eastAsia="Times New Roman" w:hAnsi="Times New Roman"/>
          <w:sz w:val="24"/>
          <w:szCs w:val="24"/>
          <w:rtl w:val="0"/>
        </w:rPr>
        <w:t xml:space="preserve"> Collected data undergoes preprocessing to remove noise, handle missing values using Mean Imputation, and ensure consistency. Plots like boxplot, hexbin plot indicated the presence of outliers and were handled using IQR techniques.The sequential data is cleaned and normalized for time-series modeling. Techniques such as Min-Max scaling and feature selection techniques are applied to the time-series data. Temporal sequences are then split into training, validation, and test sets. </w:t>
      </w:r>
    </w:p>
    <w:p w:rsidR="00000000" w:rsidDel="00000000" w:rsidP="00000000" w:rsidRDefault="00000000" w:rsidRPr="00000000" w14:paraId="00000254">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numPr>
          <w:ilvl w:val="0"/>
          <w:numId w:val="41"/>
        </w:numPr>
        <w:spacing w:line="276" w:lineRule="auto"/>
        <w:ind w:left="720" w:hanging="360"/>
        <w:jc w:val="both"/>
        <w:rPr>
          <w:rFonts w:ascii="Arial" w:cs="Arial" w:eastAsia="Arial" w:hAnsi="Arial"/>
          <w:sz w:val="24"/>
          <w:szCs w:val="24"/>
          <w:u w:val="none"/>
        </w:rPr>
      </w:pPr>
      <w:r w:rsidDel="00000000" w:rsidR="00000000" w:rsidRPr="00000000">
        <w:rPr>
          <w:rFonts w:ascii="Times New Roman" w:cs="Times New Roman" w:eastAsia="Times New Roman" w:hAnsi="Times New Roman"/>
          <w:b w:val="1"/>
          <w:sz w:val="24"/>
          <w:szCs w:val="24"/>
          <w:rtl w:val="0"/>
        </w:rPr>
        <w:t xml:space="preserve">Model Training:</w:t>
      </w:r>
      <w:r w:rsidDel="00000000" w:rsidR="00000000" w:rsidRPr="00000000">
        <w:rPr>
          <w:rFonts w:ascii="Times New Roman" w:cs="Times New Roman" w:eastAsia="Times New Roman" w:hAnsi="Times New Roman"/>
          <w:sz w:val="24"/>
          <w:szCs w:val="24"/>
          <w:rtl w:val="0"/>
        </w:rPr>
        <w:t xml:space="preserve"> The core of the architecture involves training an ensemble model that combines a Temporal Convolutional Network (TCN) and an Artificial Neural Network (ANN). The TCN captures long-range temporal dependencies and local patterns in the time-series data, while the ANN models complex non-linear relationships between features. The two models are trained separately for multiple epochs ranging from 10 to 100, and their outputs are stacked using a stacking method-ensembling approach to generate final predictions.</w:t>
      </w:r>
    </w:p>
    <w:p w:rsidR="00000000" w:rsidDel="00000000" w:rsidP="00000000" w:rsidRDefault="00000000" w:rsidRPr="00000000" w14:paraId="00000256">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TCN: This model captures sequential dependencies over time with convolutions, eliminating the need for recurrent connections.</w:t>
      </w:r>
    </w:p>
    <w:p w:rsidR="00000000" w:rsidDel="00000000" w:rsidP="00000000" w:rsidRDefault="00000000" w:rsidRPr="00000000" w14:paraId="00000258">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 This model captures non-linear feature interactions and further processes the output from TCN for refined predictions.</w:t>
      </w:r>
    </w:p>
    <w:p w:rsidR="00000000" w:rsidDel="00000000" w:rsidP="00000000" w:rsidRDefault="00000000" w:rsidRPr="00000000" w14:paraId="00000259">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numPr>
          <w:ilvl w:val="0"/>
          <w:numId w:val="41"/>
        </w:numPr>
        <w:spacing w:line="276" w:lineRule="auto"/>
        <w:ind w:left="720" w:hanging="360"/>
        <w:jc w:val="both"/>
        <w:rPr>
          <w:rFonts w:ascii="Arial" w:cs="Arial" w:eastAsia="Arial" w:hAnsi="Arial"/>
          <w:sz w:val="24"/>
          <w:szCs w:val="24"/>
          <w:u w:val="none"/>
        </w:rPr>
      </w:pPr>
      <w:r w:rsidDel="00000000" w:rsidR="00000000" w:rsidRPr="00000000">
        <w:rPr>
          <w:rFonts w:ascii="Times New Roman" w:cs="Times New Roman" w:eastAsia="Times New Roman" w:hAnsi="Times New Roman"/>
          <w:b w:val="1"/>
          <w:sz w:val="24"/>
          <w:szCs w:val="24"/>
          <w:rtl w:val="0"/>
        </w:rPr>
        <w:t xml:space="preserve">Model Evaluation:</w:t>
      </w:r>
      <w:r w:rsidDel="00000000" w:rsidR="00000000" w:rsidRPr="00000000">
        <w:rPr>
          <w:rFonts w:ascii="Times New Roman" w:cs="Times New Roman" w:eastAsia="Times New Roman" w:hAnsi="Times New Roman"/>
          <w:sz w:val="24"/>
          <w:szCs w:val="24"/>
          <w:rtl w:val="0"/>
        </w:rPr>
        <w:t xml:space="preserve"> The ensemble model is evaluated using metrics such as Mean Absolute Error (MAE), and R² score to assess how well the model predicts soil heat flux . Performance comparisons between the TCN, ANN, and ensemble model are made to determine the best approach.</w:t>
      </w:r>
    </w:p>
    <w:p w:rsidR="00000000" w:rsidDel="00000000" w:rsidP="00000000" w:rsidRDefault="00000000" w:rsidRPr="00000000" w14:paraId="0000025B">
      <w:pPr>
        <w:spacing w:line="276" w:lineRule="auto"/>
        <w:ind w:left="0" w:firstLine="0"/>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4.1.2 Determination and optimization of plant root zone temperature</w:t>
      </w:r>
      <w:r w:rsidDel="00000000" w:rsidR="00000000" w:rsidRPr="00000000">
        <w:rPr>
          <w:rtl w:val="0"/>
        </w:rPr>
      </w:r>
    </w:p>
    <w:p w:rsidR="00000000" w:rsidDel="00000000" w:rsidP="00000000" w:rsidRDefault="00000000" w:rsidRPr="00000000" w14:paraId="0000025C">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spacing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determination and optimization of root zone temperature is performed using the temporal forecasting results obtained from the TCN + ANN model.</w:t>
      </w:r>
    </w:p>
    <w:p w:rsidR="00000000" w:rsidDel="00000000" w:rsidP="00000000" w:rsidRDefault="00000000" w:rsidRPr="00000000" w14:paraId="000002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spacing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Soil temperatures at depths of 10 cm, 20 cm, 40 cm, and 80 cm were weighted using an exponential decay formula. This was based on the assumption that shallower depths have a larger influence on RZT. The weighted sum of soil temperatures was computed, yielding the RZT for each timestamp.</w:t>
      </w:r>
    </w:p>
    <w:p w:rsidR="00000000" w:rsidDel="00000000" w:rsidP="00000000" w:rsidRDefault="00000000" w:rsidRPr="00000000" w14:paraId="00000260">
      <w:pPr>
        <w:spacing w:line="276" w:lineRule="auto"/>
        <w:jc w:val="both"/>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261">
      <w:pPr>
        <w:numPr>
          <w:ilvl w:val="0"/>
          <w:numId w:val="6"/>
        </w:numPr>
        <w:spacing w:after="0" w:afterAutospacing="0" w:line="276" w:lineRule="auto"/>
        <w:ind w:left="720" w:hanging="360"/>
        <w:jc w:val="both"/>
        <w:rPr>
          <w:rFonts w:ascii="Times New Roman" w:cs="Times New Roman" w:eastAsia="Times New Roman" w:hAnsi="Times New Roman"/>
          <w:color w:val="0e0e0e"/>
          <w:sz w:val="24"/>
          <w:szCs w:val="24"/>
          <w:u w:val="none"/>
        </w:rPr>
      </w:pPr>
      <w:r w:rsidDel="00000000" w:rsidR="00000000" w:rsidRPr="00000000">
        <w:rPr>
          <w:rFonts w:ascii="Times New Roman" w:cs="Times New Roman" w:eastAsia="Times New Roman" w:hAnsi="Times New Roman"/>
          <w:b w:val="1"/>
          <w:color w:val="0e0e0e"/>
          <w:sz w:val="24"/>
          <w:szCs w:val="24"/>
          <w:rtl w:val="0"/>
        </w:rPr>
        <w:t xml:space="preserve">Time-of-Day Segmentation</w:t>
      </w:r>
      <w:r w:rsidDel="00000000" w:rsidR="00000000" w:rsidRPr="00000000">
        <w:rPr>
          <w:rFonts w:ascii="Times New Roman" w:cs="Times New Roman" w:eastAsia="Times New Roman" w:hAnsi="Times New Roman"/>
          <w:color w:val="0e0e0e"/>
          <w:sz w:val="24"/>
          <w:szCs w:val="24"/>
          <w:rtl w:val="0"/>
        </w:rPr>
        <w:t xml:space="preserve">: Data was divided into four intervals based on time (Night, Morning, Afternoon, and Evening) for better analysis of temperature patterns across different parts of the day.</w:t>
      </w:r>
    </w:p>
    <w:p w:rsidR="00000000" w:rsidDel="00000000" w:rsidP="00000000" w:rsidRDefault="00000000" w:rsidRPr="00000000" w14:paraId="00000262">
      <w:pPr>
        <w:numPr>
          <w:ilvl w:val="0"/>
          <w:numId w:val="6"/>
        </w:numPr>
        <w:spacing w:before="0" w:beforeAutospacing="0" w:line="276" w:lineRule="auto"/>
        <w:ind w:left="720" w:hanging="360"/>
        <w:jc w:val="both"/>
        <w:rPr>
          <w:rFonts w:ascii="Times New Roman" w:cs="Times New Roman" w:eastAsia="Times New Roman" w:hAnsi="Times New Roman"/>
          <w:color w:val="0e0e0e"/>
          <w:sz w:val="24"/>
          <w:szCs w:val="24"/>
          <w:u w:val="none"/>
        </w:rPr>
      </w:pPr>
      <w:r w:rsidDel="00000000" w:rsidR="00000000" w:rsidRPr="00000000">
        <w:rPr>
          <w:rFonts w:ascii="Times New Roman" w:cs="Times New Roman" w:eastAsia="Times New Roman" w:hAnsi="Times New Roman"/>
          <w:b w:val="1"/>
          <w:color w:val="0e0e0e"/>
          <w:sz w:val="24"/>
          <w:szCs w:val="24"/>
          <w:rtl w:val="0"/>
        </w:rPr>
        <w:t xml:space="preserve">Optimization Setup</w:t>
      </w:r>
      <w:r w:rsidDel="00000000" w:rsidR="00000000" w:rsidRPr="00000000">
        <w:rPr>
          <w:rFonts w:ascii="Times New Roman" w:cs="Times New Roman" w:eastAsia="Times New Roman" w:hAnsi="Times New Roman"/>
          <w:color w:val="0e0e0e"/>
          <w:sz w:val="24"/>
          <w:szCs w:val="24"/>
          <w:rtl w:val="0"/>
        </w:rPr>
        <w:t xml:space="preserve">: The RZT values were optimized using </w:t>
      </w:r>
      <w:r w:rsidDel="00000000" w:rsidR="00000000" w:rsidRPr="00000000">
        <w:rPr>
          <w:rFonts w:ascii="Times New Roman" w:cs="Times New Roman" w:eastAsia="Times New Roman" w:hAnsi="Times New Roman"/>
          <w:b w:val="1"/>
          <w:color w:val="0e0e0e"/>
          <w:sz w:val="24"/>
          <w:szCs w:val="24"/>
          <w:rtl w:val="0"/>
        </w:rPr>
        <w:t xml:space="preserve">Bayesian optimization</w:t>
      </w:r>
      <w:r w:rsidDel="00000000" w:rsidR="00000000" w:rsidRPr="00000000">
        <w:rPr>
          <w:rFonts w:ascii="Times New Roman" w:cs="Times New Roman" w:eastAsia="Times New Roman" w:hAnsi="Times New Roman"/>
          <w:color w:val="0e0e0e"/>
          <w:sz w:val="24"/>
          <w:szCs w:val="24"/>
          <w:rtl w:val="0"/>
        </w:rPr>
        <w:t xml:space="preserve"> with </w:t>
      </w:r>
      <w:r w:rsidDel="00000000" w:rsidR="00000000" w:rsidRPr="00000000">
        <w:rPr>
          <w:rFonts w:ascii="Times New Roman" w:cs="Times New Roman" w:eastAsia="Times New Roman" w:hAnsi="Times New Roman"/>
          <w:b w:val="1"/>
          <w:color w:val="0e0e0e"/>
          <w:sz w:val="24"/>
          <w:szCs w:val="24"/>
          <w:rtl w:val="0"/>
        </w:rPr>
        <w:t xml:space="preserve">Gaussian Process minimization</w:t>
      </w:r>
      <w:r w:rsidDel="00000000" w:rsidR="00000000" w:rsidRPr="00000000">
        <w:rPr>
          <w:rFonts w:ascii="Times New Roman" w:cs="Times New Roman" w:eastAsia="Times New Roman" w:hAnsi="Times New Roman"/>
          <w:color w:val="0e0e0e"/>
          <w:sz w:val="24"/>
          <w:szCs w:val="24"/>
          <w:rtl w:val="0"/>
        </w:rPr>
        <w:t xml:space="preserve">, targeting an ideal temperature of 25°C. The optimization process aimed to minimize deviations from this ideal temperature, accounting for penalties if the RZT exceeded or fell below acceptable limits.</w:t>
      </w:r>
      <w:r w:rsidDel="00000000" w:rsidR="00000000" w:rsidRPr="00000000">
        <w:rPr>
          <w:rtl w:val="0"/>
        </w:rPr>
      </w:r>
    </w:p>
    <w:p w:rsidR="00000000" w:rsidDel="00000000" w:rsidP="00000000" w:rsidRDefault="00000000" w:rsidRPr="00000000" w14:paraId="00000263">
      <w:pPr>
        <w:numPr>
          <w:ilvl w:val="0"/>
          <w:numId w:val="6"/>
        </w:numPr>
        <w:spacing w:after="0" w:afterAutospacing="0" w:line="276" w:lineRule="auto"/>
        <w:ind w:left="720" w:hanging="360"/>
        <w:jc w:val="both"/>
        <w:rPr>
          <w:rFonts w:ascii="Times New Roman" w:cs="Times New Roman" w:eastAsia="Times New Roman" w:hAnsi="Times New Roman"/>
          <w:color w:val="0e0e0e"/>
          <w:sz w:val="24"/>
          <w:szCs w:val="24"/>
          <w:u w:val="none"/>
        </w:rPr>
      </w:pPr>
      <w:r w:rsidDel="00000000" w:rsidR="00000000" w:rsidRPr="00000000">
        <w:rPr>
          <w:rFonts w:ascii="Times New Roman" w:cs="Times New Roman" w:eastAsia="Times New Roman" w:hAnsi="Times New Roman"/>
          <w:b w:val="1"/>
          <w:color w:val="0e0e0e"/>
          <w:sz w:val="24"/>
          <w:szCs w:val="24"/>
          <w:rtl w:val="0"/>
        </w:rPr>
        <w:t xml:space="preserve">Evaluation:</w:t>
      </w:r>
      <w:r w:rsidDel="00000000" w:rsidR="00000000" w:rsidRPr="00000000">
        <w:rPr>
          <w:rFonts w:ascii="Times New Roman" w:cs="Times New Roman" w:eastAsia="Times New Roman" w:hAnsi="Times New Roman"/>
          <w:color w:val="0e0e0e"/>
          <w:sz w:val="24"/>
          <w:szCs w:val="24"/>
          <w:rtl w:val="0"/>
        </w:rPr>
        <w:t xml:space="preserve"> To evaluate the effectiveness of the optimization, key performance metrics were computed:</w:t>
      </w:r>
    </w:p>
    <w:p w:rsidR="00000000" w:rsidDel="00000000" w:rsidP="00000000" w:rsidRDefault="00000000" w:rsidRPr="00000000" w14:paraId="00000264">
      <w:pPr>
        <w:numPr>
          <w:ilvl w:val="1"/>
          <w:numId w:val="6"/>
        </w:numPr>
        <w:spacing w:after="0" w:afterAutospacing="0" w:before="0" w:beforeAutospacing="0" w:line="276" w:lineRule="auto"/>
        <w:ind w:left="1440" w:hanging="360"/>
        <w:jc w:val="both"/>
        <w:rPr>
          <w:rFonts w:ascii="Times New Roman" w:cs="Times New Roman" w:eastAsia="Times New Roman" w:hAnsi="Times New Roman"/>
          <w:color w:val="0e0e0e"/>
          <w:sz w:val="24"/>
          <w:szCs w:val="24"/>
          <w:u w:val="none"/>
        </w:rPr>
      </w:pPr>
      <w:r w:rsidDel="00000000" w:rsidR="00000000" w:rsidRPr="00000000">
        <w:rPr>
          <w:rFonts w:ascii="Times New Roman" w:cs="Times New Roman" w:eastAsia="Times New Roman" w:hAnsi="Times New Roman"/>
          <w:color w:val="0e0e0e"/>
          <w:sz w:val="24"/>
          <w:szCs w:val="24"/>
          <w:rtl w:val="0"/>
        </w:rPr>
        <w:t xml:space="preserve">RMSE (Root Mean Squared Error) to measure the average squared difference between the optimized RZT and the ideal temperature.</w:t>
      </w:r>
    </w:p>
    <w:p w:rsidR="00000000" w:rsidDel="00000000" w:rsidP="00000000" w:rsidRDefault="00000000" w:rsidRPr="00000000" w14:paraId="00000265">
      <w:pPr>
        <w:numPr>
          <w:ilvl w:val="1"/>
          <w:numId w:val="6"/>
        </w:numPr>
        <w:spacing w:after="0" w:afterAutospacing="0" w:before="0" w:beforeAutospacing="0" w:line="276" w:lineRule="auto"/>
        <w:ind w:left="1440" w:hanging="360"/>
        <w:jc w:val="both"/>
        <w:rPr>
          <w:rFonts w:ascii="Times New Roman" w:cs="Times New Roman" w:eastAsia="Times New Roman" w:hAnsi="Times New Roman"/>
          <w:color w:val="0e0e0e"/>
          <w:sz w:val="24"/>
          <w:szCs w:val="24"/>
          <w:u w:val="none"/>
        </w:rPr>
      </w:pPr>
      <w:r w:rsidDel="00000000" w:rsidR="00000000" w:rsidRPr="00000000">
        <w:rPr>
          <w:rFonts w:ascii="Times New Roman" w:cs="Times New Roman" w:eastAsia="Times New Roman" w:hAnsi="Times New Roman"/>
          <w:color w:val="0e0e0e"/>
          <w:sz w:val="24"/>
          <w:szCs w:val="24"/>
          <w:rtl w:val="0"/>
        </w:rPr>
        <w:t xml:space="preserve">MAE (Mean Absolute Error) to indicate the average absolute error between optimized and ideal temperatures.</w:t>
      </w:r>
    </w:p>
    <w:p w:rsidR="00000000" w:rsidDel="00000000" w:rsidP="00000000" w:rsidRDefault="00000000" w:rsidRPr="00000000" w14:paraId="00000266">
      <w:pPr>
        <w:numPr>
          <w:ilvl w:val="1"/>
          <w:numId w:val="6"/>
        </w:numPr>
        <w:spacing w:after="0" w:afterAutospacing="0" w:before="0" w:beforeAutospacing="0" w:line="276" w:lineRule="auto"/>
        <w:ind w:left="1440" w:hanging="360"/>
        <w:jc w:val="both"/>
        <w:rPr>
          <w:rFonts w:ascii="Times New Roman" w:cs="Times New Roman" w:eastAsia="Times New Roman" w:hAnsi="Times New Roman"/>
          <w:color w:val="0e0e0e"/>
          <w:sz w:val="24"/>
          <w:szCs w:val="24"/>
          <w:u w:val="none"/>
        </w:rPr>
      </w:pPr>
      <w:r w:rsidDel="00000000" w:rsidR="00000000" w:rsidRPr="00000000">
        <w:rPr>
          <w:rFonts w:ascii="Times New Roman" w:cs="Times New Roman" w:eastAsia="Times New Roman" w:hAnsi="Times New Roman"/>
          <w:color w:val="0e0e0e"/>
          <w:sz w:val="24"/>
          <w:szCs w:val="24"/>
          <w:rtl w:val="0"/>
        </w:rPr>
        <w:t xml:space="preserve">MAPE (Mean Absolute Percentage Error) and SMAPE (Symmetric Mean Absolute Percentage Error) for evaluating the relative percentage-based errors, with SMAPE giving a symmetric measure of error between actual and ideal temperatures.</w:t>
      </w:r>
    </w:p>
    <w:p w:rsidR="00000000" w:rsidDel="00000000" w:rsidP="00000000" w:rsidRDefault="00000000" w:rsidRPr="00000000" w14:paraId="00000267">
      <w:pPr>
        <w:numPr>
          <w:ilvl w:val="1"/>
          <w:numId w:val="6"/>
        </w:numPr>
        <w:spacing w:before="0" w:beforeAutospacing="0" w:line="276" w:lineRule="auto"/>
        <w:ind w:left="1440" w:hanging="360"/>
        <w:jc w:val="both"/>
        <w:rPr>
          <w:rFonts w:ascii="Times New Roman" w:cs="Times New Roman" w:eastAsia="Times New Roman" w:hAnsi="Times New Roman"/>
          <w:color w:val="0e0e0e"/>
          <w:sz w:val="24"/>
          <w:szCs w:val="24"/>
          <w:u w:val="none"/>
        </w:rPr>
      </w:pPr>
      <w:r w:rsidDel="00000000" w:rsidR="00000000" w:rsidRPr="00000000">
        <w:rPr>
          <w:rFonts w:ascii="Times New Roman" w:cs="Times New Roman" w:eastAsia="Times New Roman" w:hAnsi="Times New Roman"/>
          <w:color w:val="0e0e0e"/>
          <w:sz w:val="24"/>
          <w:szCs w:val="24"/>
          <w:rtl w:val="0"/>
        </w:rPr>
        <w:t xml:space="preserve">Max Error to find the largest deviation between optimized RZT values and the ideal temperature.</w:t>
      </w:r>
    </w:p>
    <w:p w:rsidR="00000000" w:rsidDel="00000000" w:rsidP="00000000" w:rsidRDefault="00000000" w:rsidRPr="00000000" w14:paraId="00000268">
      <w:pPr>
        <w:pStyle w:val="Heading2"/>
        <w:spacing w:before="160" w:lineRule="auto"/>
        <w:ind w:left="0" w:firstLine="0"/>
        <w:rPr>
          <w:rFonts w:ascii="Times New Roman" w:cs="Times New Roman" w:eastAsia="Times New Roman" w:hAnsi="Times New Roman"/>
        </w:rPr>
      </w:pPr>
      <w:bookmarkStart w:colFirst="0" w:colLast="0" w:name="_a3bbohu1vaz7" w:id="13"/>
      <w:bookmarkEnd w:id="13"/>
      <w:r w:rsidDel="00000000" w:rsidR="00000000" w:rsidRPr="00000000">
        <w:rPr>
          <w:rtl w:val="0"/>
        </w:rPr>
      </w:r>
    </w:p>
    <w:p w:rsidR="00000000" w:rsidDel="00000000" w:rsidP="00000000" w:rsidRDefault="00000000" w:rsidRPr="00000000" w14:paraId="00000269">
      <w:pPr>
        <w:pStyle w:val="Heading2"/>
        <w:spacing w:before="160" w:lineRule="auto"/>
        <w:ind w:left="0" w:firstLine="0"/>
        <w:rPr>
          <w:rFonts w:ascii="Times New Roman" w:cs="Times New Roman" w:eastAsia="Times New Roman" w:hAnsi="Times New Roman"/>
        </w:rPr>
      </w:pPr>
      <w:bookmarkStart w:colFirst="0" w:colLast="0" w:name="_1ps18m8gw782" w:id="14"/>
      <w:bookmarkEnd w:id="14"/>
      <w:r w:rsidDel="00000000" w:rsidR="00000000" w:rsidRPr="00000000">
        <w:rPr>
          <w:rtl w:val="0"/>
        </w:rPr>
      </w:r>
    </w:p>
    <w:p w:rsidR="00000000" w:rsidDel="00000000" w:rsidP="00000000" w:rsidRDefault="00000000" w:rsidRPr="00000000" w14:paraId="0000026A">
      <w:pPr>
        <w:pStyle w:val="Heading2"/>
        <w:spacing w:before="160" w:lineRule="auto"/>
        <w:ind w:left="0" w:firstLine="0"/>
        <w:rPr>
          <w:rFonts w:ascii="Times New Roman" w:cs="Times New Roman" w:eastAsia="Times New Roman" w:hAnsi="Times New Roman"/>
        </w:rPr>
      </w:pPr>
      <w:bookmarkStart w:colFirst="0" w:colLast="0" w:name="_ojh8y8hhprjr" w:id="15"/>
      <w:bookmarkEnd w:id="15"/>
      <w:r w:rsidDel="00000000" w:rsidR="00000000" w:rsidRPr="00000000">
        <w:rPr>
          <w:rtl w:val="0"/>
        </w:rPr>
      </w:r>
    </w:p>
    <w:p w:rsidR="00000000" w:rsidDel="00000000" w:rsidP="00000000" w:rsidRDefault="00000000" w:rsidRPr="00000000" w14:paraId="0000026B">
      <w:pPr>
        <w:pStyle w:val="Heading2"/>
        <w:spacing w:before="160" w:lineRule="auto"/>
        <w:ind w:left="0" w:firstLine="0"/>
        <w:rPr>
          <w:rFonts w:ascii="Times New Roman" w:cs="Times New Roman" w:eastAsia="Times New Roman" w:hAnsi="Times New Roman"/>
        </w:rPr>
      </w:pPr>
      <w:bookmarkStart w:colFirst="0" w:colLast="0" w:name="_1bfd7r5xdgud" w:id="16"/>
      <w:bookmarkEnd w:id="16"/>
      <w:r w:rsidDel="00000000" w:rsidR="00000000" w:rsidRPr="00000000">
        <w:rPr>
          <w:rtl w:val="0"/>
        </w:rPr>
      </w:r>
    </w:p>
    <w:p w:rsidR="00000000" w:rsidDel="00000000" w:rsidP="00000000" w:rsidRDefault="00000000" w:rsidRPr="00000000" w14:paraId="0000026C">
      <w:pPr>
        <w:pStyle w:val="Heading2"/>
        <w:spacing w:before="160" w:lineRule="auto"/>
        <w:ind w:left="0" w:firstLine="0"/>
        <w:rPr>
          <w:rFonts w:ascii="Times New Roman" w:cs="Times New Roman" w:eastAsia="Times New Roman" w:hAnsi="Times New Roman"/>
        </w:rPr>
      </w:pPr>
      <w:bookmarkStart w:colFirst="0" w:colLast="0" w:name="_euv0jfutbkyj" w:id="17"/>
      <w:bookmarkEnd w:id="17"/>
      <w:r w:rsidDel="00000000" w:rsidR="00000000" w:rsidRPr="00000000">
        <w:rPr>
          <w:rtl w:val="0"/>
        </w:rPr>
      </w:r>
    </w:p>
    <w:p w:rsidR="00000000" w:rsidDel="00000000" w:rsidP="00000000" w:rsidRDefault="00000000" w:rsidRPr="00000000" w14:paraId="0000026D">
      <w:pPr>
        <w:pStyle w:val="Heading2"/>
        <w:spacing w:before="160" w:lineRule="auto"/>
        <w:ind w:left="0" w:firstLine="0"/>
        <w:rPr>
          <w:rFonts w:ascii="Times New Roman" w:cs="Times New Roman" w:eastAsia="Times New Roman" w:hAnsi="Times New Roman"/>
        </w:rPr>
      </w:pPr>
      <w:bookmarkStart w:colFirst="0" w:colLast="0" w:name="_yum2try6usxv" w:id="18"/>
      <w:bookmarkEnd w:id="18"/>
      <w:r w:rsidDel="00000000" w:rsidR="00000000" w:rsidRPr="00000000">
        <w:rPr>
          <w:rtl w:val="0"/>
        </w:rPr>
      </w:r>
    </w:p>
    <w:p w:rsidR="00000000" w:rsidDel="00000000" w:rsidP="00000000" w:rsidRDefault="00000000" w:rsidRPr="00000000" w14:paraId="0000026E">
      <w:pPr>
        <w:pStyle w:val="Heading2"/>
        <w:spacing w:before="160" w:lineRule="auto"/>
        <w:ind w:left="0" w:firstLine="0"/>
        <w:rPr>
          <w:rFonts w:ascii="Times New Roman" w:cs="Times New Roman" w:eastAsia="Times New Roman" w:hAnsi="Times New Roman"/>
        </w:rPr>
      </w:pPr>
      <w:bookmarkStart w:colFirst="0" w:colLast="0" w:name="_8h00ymrg2cw5" w:id="19"/>
      <w:bookmarkEnd w:id="19"/>
      <w:r w:rsidDel="00000000" w:rsidR="00000000" w:rsidRPr="00000000">
        <w:rPr>
          <w:rtl w:val="0"/>
        </w:rPr>
      </w:r>
    </w:p>
    <w:p w:rsidR="00000000" w:rsidDel="00000000" w:rsidP="00000000" w:rsidRDefault="00000000" w:rsidRPr="00000000" w14:paraId="0000026F">
      <w:pPr>
        <w:pStyle w:val="Heading2"/>
        <w:spacing w:before="160" w:lineRule="auto"/>
        <w:ind w:left="0" w:firstLine="0"/>
        <w:rPr>
          <w:rFonts w:ascii="Times New Roman" w:cs="Times New Roman" w:eastAsia="Times New Roman" w:hAnsi="Times New Roman"/>
        </w:rPr>
      </w:pPr>
      <w:bookmarkStart w:colFirst="0" w:colLast="0" w:name="_cll8mkcwnqdr" w:id="20"/>
      <w:bookmarkEnd w:id="20"/>
      <w:r w:rsidDel="00000000" w:rsidR="00000000" w:rsidRPr="00000000">
        <w:rPr>
          <w:rtl w:val="0"/>
        </w:rPr>
      </w:r>
    </w:p>
    <w:p w:rsidR="00000000" w:rsidDel="00000000" w:rsidP="00000000" w:rsidRDefault="00000000" w:rsidRPr="00000000" w14:paraId="00000270">
      <w:pPr>
        <w:pStyle w:val="Heading2"/>
        <w:spacing w:before="160" w:lineRule="auto"/>
        <w:ind w:left="0" w:firstLine="0"/>
        <w:rPr>
          <w:rFonts w:ascii="Times New Roman" w:cs="Times New Roman" w:eastAsia="Times New Roman" w:hAnsi="Times New Roman"/>
        </w:rPr>
      </w:pPr>
      <w:bookmarkStart w:colFirst="0" w:colLast="0" w:name="_8ukv99786vb6" w:id="21"/>
      <w:bookmarkEnd w:id="21"/>
      <w:r w:rsidDel="00000000" w:rsidR="00000000" w:rsidRPr="00000000">
        <w:rPr>
          <w:rtl w:val="0"/>
        </w:rPr>
      </w:r>
    </w:p>
    <w:p w:rsidR="00000000" w:rsidDel="00000000" w:rsidP="00000000" w:rsidRDefault="00000000" w:rsidRPr="00000000" w14:paraId="00000271">
      <w:pPr>
        <w:pStyle w:val="Heading2"/>
        <w:spacing w:before="160" w:lineRule="auto"/>
        <w:ind w:left="0" w:firstLine="0"/>
        <w:rPr>
          <w:rFonts w:ascii="Times New Roman" w:cs="Times New Roman" w:eastAsia="Times New Roman" w:hAnsi="Times New Roman"/>
        </w:rPr>
      </w:pPr>
      <w:bookmarkStart w:colFirst="0" w:colLast="0" w:name="_k0x7z7veasjf" w:id="22"/>
      <w:bookmarkEnd w:id="22"/>
      <w:r w:rsidDel="00000000" w:rsidR="00000000" w:rsidRPr="00000000">
        <w:rPr>
          <w:rtl w:val="0"/>
        </w:rPr>
      </w:r>
    </w:p>
    <w:p w:rsidR="00000000" w:rsidDel="00000000" w:rsidP="00000000" w:rsidRDefault="00000000" w:rsidRPr="00000000" w14:paraId="00000272">
      <w:pPr>
        <w:pStyle w:val="Heading2"/>
        <w:spacing w:before="160" w:lineRule="auto"/>
        <w:ind w:left="0" w:firstLine="0"/>
        <w:rPr>
          <w:rFonts w:ascii="Times New Roman" w:cs="Times New Roman" w:eastAsia="Times New Roman" w:hAnsi="Times New Roman"/>
        </w:rPr>
      </w:pPr>
      <w:bookmarkStart w:colFirst="0" w:colLast="0" w:name="_iuezkgga2b7f" w:id="23"/>
      <w:bookmarkEnd w:id="23"/>
      <w:r w:rsidDel="00000000" w:rsidR="00000000" w:rsidRPr="00000000">
        <w:rPr>
          <w:rtl w:val="0"/>
        </w:rPr>
      </w:r>
    </w:p>
    <w:p w:rsidR="00000000" w:rsidDel="00000000" w:rsidP="00000000" w:rsidRDefault="00000000" w:rsidRPr="00000000" w14:paraId="00000273">
      <w:pPr>
        <w:pStyle w:val="Heading2"/>
        <w:spacing w:before="160" w:lineRule="auto"/>
        <w:ind w:left="0" w:firstLine="0"/>
        <w:rPr>
          <w:rFonts w:ascii="Times New Roman" w:cs="Times New Roman" w:eastAsia="Times New Roman" w:hAnsi="Times New Roman"/>
        </w:rPr>
      </w:pPr>
      <w:bookmarkStart w:colFirst="0" w:colLast="0" w:name="_hnakc7fttmpq" w:id="24"/>
      <w:bookmarkEnd w:id="24"/>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pStyle w:val="Heading2"/>
        <w:spacing w:before="160" w:lineRule="auto"/>
        <w:ind w:left="0" w:firstLine="0"/>
        <w:rPr>
          <w:rFonts w:ascii="Times New Roman" w:cs="Times New Roman" w:eastAsia="Times New Roman" w:hAnsi="Times New Roman"/>
        </w:rPr>
      </w:pPr>
      <w:bookmarkStart w:colFirst="0" w:colLast="0" w:name="_v31y72oqt563" w:id="25"/>
      <w:bookmarkEnd w:id="25"/>
      <w:r w:rsidDel="00000000" w:rsidR="00000000" w:rsidRPr="00000000">
        <w:rPr>
          <w:rtl w:val="0"/>
        </w:rPr>
      </w:r>
    </w:p>
    <w:p w:rsidR="00000000" w:rsidDel="00000000" w:rsidP="00000000" w:rsidRDefault="00000000" w:rsidRPr="00000000" w14:paraId="00000277">
      <w:pPr>
        <w:pStyle w:val="Heading2"/>
        <w:spacing w:before="160" w:lineRule="auto"/>
        <w:ind w:left="0" w:firstLine="0"/>
        <w:rPr>
          <w:rFonts w:ascii="Times New Roman" w:cs="Times New Roman" w:eastAsia="Times New Roman" w:hAnsi="Times New Roman"/>
        </w:rPr>
      </w:pPr>
      <w:bookmarkStart w:colFirst="0" w:colLast="0" w:name="_9ow3lf3teoj5" w:id="26"/>
      <w:bookmarkEnd w:id="26"/>
      <w:r w:rsidDel="00000000" w:rsidR="00000000" w:rsidRPr="00000000">
        <w:rPr>
          <w:rFonts w:ascii="Times New Roman" w:cs="Times New Roman" w:eastAsia="Times New Roman" w:hAnsi="Times New Roman"/>
          <w:rtl w:val="0"/>
        </w:rPr>
        <w:t xml:space="preserve">4.2 TOOLS AND DATASET USED</w:t>
      </w:r>
    </w:p>
    <w:p w:rsidR="00000000" w:rsidDel="00000000" w:rsidP="00000000" w:rsidRDefault="00000000" w:rsidRPr="00000000" w14:paraId="000002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A">
      <w:pPr>
        <w:spacing w:line="276" w:lineRule="auto"/>
        <w:rPr>
          <w:rFonts w:ascii="Times New Roman" w:cs="Times New Roman" w:eastAsia="Times New Roman" w:hAnsi="Times New Roman"/>
        </w:rPr>
      </w:pPr>
      <w:r w:rsidDel="00000000" w:rsidR="00000000" w:rsidRPr="00000000">
        <w:rPr>
          <w:rtl w:val="0"/>
        </w:rPr>
      </w:r>
    </w:p>
    <w:tbl>
      <w:tblPr>
        <w:tblStyle w:val="Table7"/>
        <w:tblW w:w="975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205"/>
        <w:gridCol w:w="3285"/>
        <w:gridCol w:w="4260"/>
        <w:tblGridChange w:id="0">
          <w:tblGrid>
            <w:gridCol w:w="2205"/>
            <w:gridCol w:w="3285"/>
            <w:gridCol w:w="4260"/>
          </w:tblGrid>
        </w:tblGridChange>
      </w:tblGrid>
      <w:tr>
        <w:trPr>
          <w:cantSplit w:val="0"/>
          <w:trHeight w:val="540" w:hRule="atLeast"/>
          <w:tblHeader w:val="0"/>
        </w:trPr>
        <w:tc>
          <w:tcPr>
            <w:tcMar>
              <w:top w:w="140.0" w:type="dxa"/>
              <w:left w:w="140.0" w:type="dxa"/>
              <w:bottom w:w="140.0" w:type="dxa"/>
              <w:right w:w="140.0" w:type="dxa"/>
            </w:tcMar>
            <w:vAlign w:val="top"/>
          </w:tcPr>
          <w:p w:rsidR="00000000" w:rsidDel="00000000" w:rsidP="00000000" w:rsidRDefault="00000000" w:rsidRPr="00000000" w14:paraId="0000027B">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Criteria</w:t>
            </w:r>
          </w:p>
        </w:tc>
        <w:tc>
          <w:tcPr>
            <w:tcMar>
              <w:top w:w="140.0" w:type="dxa"/>
              <w:left w:w="140.0" w:type="dxa"/>
              <w:bottom w:w="140.0" w:type="dxa"/>
              <w:right w:w="140.0" w:type="dxa"/>
            </w:tcMar>
            <w:vAlign w:val="top"/>
          </w:tcPr>
          <w:p w:rsidR="00000000" w:rsidDel="00000000" w:rsidP="00000000" w:rsidRDefault="00000000" w:rsidRPr="00000000" w14:paraId="0000027C">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Tools to be used</w:t>
            </w:r>
          </w:p>
        </w:tc>
        <w:tc>
          <w:tcPr>
            <w:tcMar>
              <w:top w:w="140.0" w:type="dxa"/>
              <w:left w:w="140.0" w:type="dxa"/>
              <w:bottom w:w="140.0" w:type="dxa"/>
              <w:right w:w="140.0" w:type="dxa"/>
            </w:tcMar>
            <w:vAlign w:val="top"/>
          </w:tcPr>
          <w:p w:rsidR="00000000" w:rsidDel="00000000" w:rsidP="00000000" w:rsidRDefault="00000000" w:rsidRPr="00000000" w14:paraId="0000027D">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27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Collection &amp; Preprocessing </w:t>
            </w:r>
          </w:p>
        </w:tc>
        <w:tc>
          <w:tcPr>
            <w:tcMar>
              <w:top w:w="140.0" w:type="dxa"/>
              <w:left w:w="140.0" w:type="dxa"/>
              <w:bottom w:w="140.0" w:type="dxa"/>
              <w:right w:w="140.0" w:type="dxa"/>
            </w:tcMar>
            <w:vAlign w:val="top"/>
          </w:tcPr>
          <w:p w:rsidR="00000000" w:rsidDel="00000000" w:rsidP="00000000" w:rsidRDefault="00000000" w:rsidRPr="00000000" w14:paraId="0000027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Pandas &amp; NumPy (Python Libraries)</w:t>
            </w:r>
          </w:p>
        </w:tc>
        <w:tc>
          <w:tcPr>
            <w:tcMar>
              <w:top w:w="140.0" w:type="dxa"/>
              <w:left w:w="140.0" w:type="dxa"/>
              <w:bottom w:w="140.0" w:type="dxa"/>
              <w:right w:w="140.0" w:type="dxa"/>
            </w:tcMar>
            <w:vAlign w:val="top"/>
          </w:tcPr>
          <w:p w:rsidR="00000000" w:rsidDel="00000000" w:rsidP="00000000" w:rsidRDefault="00000000" w:rsidRPr="00000000" w14:paraId="0000028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cleaning, preprocessing, and handling large sequential datasets efficiently.</w:t>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28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Framework</w:t>
            </w:r>
          </w:p>
        </w:tc>
        <w:tc>
          <w:tcPr>
            <w:tcMar>
              <w:top w:w="140.0" w:type="dxa"/>
              <w:left w:w="140.0" w:type="dxa"/>
              <w:bottom w:w="140.0" w:type="dxa"/>
              <w:right w:w="140.0" w:type="dxa"/>
            </w:tcMar>
            <w:vAlign w:val="top"/>
          </w:tcPr>
          <w:p w:rsidR="00000000" w:rsidDel="00000000" w:rsidP="00000000" w:rsidRDefault="00000000" w:rsidRPr="00000000" w14:paraId="0000028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TensorFlow / PyTorch, Keras</w:t>
            </w:r>
          </w:p>
          <w:p w:rsidR="00000000" w:rsidDel="00000000" w:rsidP="00000000" w:rsidRDefault="00000000" w:rsidRPr="00000000" w14:paraId="00000283">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Darts</w:t>
            </w:r>
          </w:p>
        </w:tc>
        <w:tc>
          <w:tcPr>
            <w:tcMar>
              <w:top w:w="140.0" w:type="dxa"/>
              <w:left w:w="140.0" w:type="dxa"/>
              <w:bottom w:w="140.0" w:type="dxa"/>
              <w:right w:w="140.0" w:type="dxa"/>
            </w:tcMar>
            <w:vAlign w:val="top"/>
          </w:tcPr>
          <w:p w:rsidR="00000000" w:rsidDel="00000000" w:rsidP="00000000" w:rsidRDefault="00000000" w:rsidRPr="00000000" w14:paraId="0000028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and train the Artificial Neural Networks and Temporal Convolutional Networks (TCNs) ensemble model for modelling soil heat flux dynamics</w:t>
            </w:r>
          </w:p>
          <w:p w:rsidR="00000000" w:rsidDel="00000000" w:rsidP="00000000" w:rsidRDefault="00000000" w:rsidRPr="00000000" w14:paraId="00000289">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high-level API built on top of TensorFlow, suitable for designing and tuning the ANN, TCN architecture</w:t>
            </w:r>
          </w:p>
        </w:tc>
      </w:tr>
      <w:tr>
        <w:trPr>
          <w:cantSplit w:val="0"/>
          <w:trHeight w:val="580" w:hRule="atLeast"/>
          <w:tblHeader w:val="0"/>
        </w:trPr>
        <w:tc>
          <w:tcPr>
            <w:tcMar>
              <w:top w:w="140.0" w:type="dxa"/>
              <w:left w:w="140.0" w:type="dxa"/>
              <w:bottom w:w="140.0" w:type="dxa"/>
              <w:right w:w="140.0" w:type="dxa"/>
            </w:tcMar>
            <w:vAlign w:val="top"/>
          </w:tcPr>
          <w:p w:rsidR="00000000" w:rsidDel="00000000" w:rsidP="00000000" w:rsidRDefault="00000000" w:rsidRPr="00000000" w14:paraId="0000028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Temporal Sequence Modeling</w:t>
            </w:r>
          </w:p>
        </w:tc>
        <w:tc>
          <w:tcPr>
            <w:tcMar>
              <w:top w:w="140.0" w:type="dxa"/>
              <w:left w:w="140.0" w:type="dxa"/>
              <w:bottom w:w="140.0" w:type="dxa"/>
              <w:right w:w="140.0" w:type="dxa"/>
            </w:tcMar>
            <w:vAlign w:val="top"/>
          </w:tcPr>
          <w:p w:rsidR="00000000" w:rsidDel="00000000" w:rsidP="00000000" w:rsidRDefault="00000000" w:rsidRPr="00000000" w14:paraId="0000028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Temporal Convolutional Networks (TCNs)</w:t>
            </w:r>
          </w:p>
        </w:tc>
        <w:tc>
          <w:tcPr>
            <w:tcMar>
              <w:top w:w="140.0" w:type="dxa"/>
              <w:left w:w="140.0" w:type="dxa"/>
              <w:bottom w:w="140.0" w:type="dxa"/>
              <w:right w:w="140.0" w:type="dxa"/>
            </w:tcMar>
            <w:vAlign w:val="top"/>
          </w:tcPr>
          <w:p w:rsidR="00000000" w:rsidDel="00000000" w:rsidP="00000000" w:rsidRDefault="00000000" w:rsidRPr="00000000" w14:paraId="0000028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Specialized for handling sequential data. This architecture will be used to capture complex temporal patterns in soil heat flux data.</w:t>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28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Optimization </w:t>
            </w:r>
          </w:p>
        </w:tc>
        <w:tc>
          <w:tcPr>
            <w:tcMar>
              <w:top w:w="140.0" w:type="dxa"/>
              <w:left w:w="140.0" w:type="dxa"/>
              <w:bottom w:w="140.0" w:type="dxa"/>
              <w:right w:w="140.0" w:type="dxa"/>
            </w:tcMar>
            <w:vAlign w:val="top"/>
          </w:tcPr>
          <w:p w:rsidR="00000000" w:rsidDel="00000000" w:rsidP="00000000" w:rsidRDefault="00000000" w:rsidRPr="00000000" w14:paraId="0000028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Adam / RMSprop Optimizers</w:t>
            </w:r>
          </w:p>
          <w:p w:rsidR="00000000" w:rsidDel="00000000" w:rsidP="00000000" w:rsidRDefault="00000000" w:rsidRPr="00000000" w14:paraId="00000290">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Bayesian Optimizers </w:t>
            </w:r>
          </w:p>
        </w:tc>
        <w:tc>
          <w:tcPr>
            <w:tcMar>
              <w:top w:w="140.0" w:type="dxa"/>
              <w:left w:w="140.0" w:type="dxa"/>
              <w:bottom w:w="140.0" w:type="dxa"/>
              <w:right w:w="140.0" w:type="dxa"/>
            </w:tcMar>
            <w:vAlign w:val="top"/>
          </w:tcPr>
          <w:p w:rsidR="00000000" w:rsidDel="00000000" w:rsidP="00000000" w:rsidRDefault="00000000" w:rsidRPr="00000000" w14:paraId="0000029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tuning the weights of the deep learning model and optimizing the predictive performance of soil heat flux dynamics</w:t>
            </w:r>
          </w:p>
          <w:p w:rsidR="00000000" w:rsidDel="00000000" w:rsidP="00000000" w:rsidRDefault="00000000" w:rsidRPr="00000000" w14:paraId="0000029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0e0e"/>
                <w:sz w:val="24"/>
                <w:szCs w:val="24"/>
                <w:rtl w:val="0"/>
              </w:rPr>
              <w:t xml:space="preserve">Bayesian optimization is applied to optimize the Root Zone Temperature (RZT) toward an ideal value.</w:t>
            </w:r>
            <w:r w:rsidDel="00000000" w:rsidR="00000000" w:rsidRPr="00000000">
              <w:rPr>
                <w:rtl w:val="0"/>
              </w:rPr>
            </w:r>
          </w:p>
        </w:tc>
      </w:tr>
      <w:tr>
        <w:trPr>
          <w:cantSplit w:val="0"/>
          <w:trHeight w:val="640" w:hRule="atLeast"/>
          <w:tblHeader w:val="0"/>
        </w:trPr>
        <w:tc>
          <w:tcPr>
            <w:tcMar>
              <w:top w:w="140.0" w:type="dxa"/>
              <w:left w:w="140.0" w:type="dxa"/>
              <w:bottom w:w="140.0" w:type="dxa"/>
              <w:right w:w="140.0" w:type="dxa"/>
            </w:tcMar>
            <w:vAlign w:val="top"/>
          </w:tcPr>
          <w:p w:rsidR="00000000" w:rsidDel="00000000" w:rsidP="00000000" w:rsidRDefault="00000000" w:rsidRPr="00000000" w14:paraId="0000029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w:t>
            </w:r>
          </w:p>
        </w:tc>
        <w:tc>
          <w:tcPr>
            <w:tcMar>
              <w:top w:w="140.0" w:type="dxa"/>
              <w:left w:w="140.0" w:type="dxa"/>
              <w:bottom w:w="140.0" w:type="dxa"/>
              <w:right w:w="140.0" w:type="dxa"/>
            </w:tcMar>
            <w:vAlign w:val="top"/>
          </w:tcPr>
          <w:p w:rsidR="00000000" w:rsidDel="00000000" w:rsidP="00000000" w:rsidRDefault="00000000" w:rsidRPr="00000000" w14:paraId="0000029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Matplotlib / Seaborn</w:t>
            </w:r>
          </w:p>
        </w:tc>
        <w:tc>
          <w:tcPr>
            <w:tcMar>
              <w:top w:w="140.0" w:type="dxa"/>
              <w:left w:w="140.0" w:type="dxa"/>
              <w:bottom w:w="140.0" w:type="dxa"/>
              <w:right w:w="140.0" w:type="dxa"/>
            </w:tcMar>
            <w:vAlign w:val="top"/>
          </w:tcPr>
          <w:p w:rsidR="00000000" w:rsidDel="00000000" w:rsidP="00000000" w:rsidRDefault="00000000" w:rsidRPr="00000000" w14:paraId="0000029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visualizing the temporal patterns in the data, model performance and predictions of soil heat flux over time. </w:t>
            </w:r>
          </w:p>
          <w:p w:rsidR="00000000" w:rsidDel="00000000" w:rsidP="00000000" w:rsidRDefault="00000000" w:rsidRPr="00000000" w14:paraId="0000029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analyze the optimization steps of root zone temperature visually.</w:t>
            </w:r>
          </w:p>
        </w:tc>
      </w:tr>
    </w:tbl>
    <w:p w:rsidR="00000000" w:rsidDel="00000000" w:rsidP="00000000" w:rsidRDefault="00000000" w:rsidRPr="00000000" w14:paraId="000002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4.2.1 Tools and Dataset Used</w:t>
      </w:r>
    </w:p>
    <w:p w:rsidR="00000000" w:rsidDel="00000000" w:rsidP="00000000" w:rsidRDefault="00000000" w:rsidRPr="00000000" w14:paraId="000002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 used:</w:t>
      </w:r>
    </w:p>
    <w:p w:rsidR="00000000" w:rsidDel="00000000" w:rsidP="00000000" w:rsidRDefault="00000000" w:rsidRPr="00000000" w14:paraId="000002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3505200"/>
            <wp:effectExtent b="0" l="0" r="0" t="0"/>
            <wp:docPr id="1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rPr>
          <w:rFonts w:ascii="Times New Roman" w:cs="Times New Roman" w:eastAsia="Times New Roman" w:hAnsi="Times New Roman"/>
          <w:sz w:val="24"/>
          <w:szCs w:val="24"/>
        </w:rPr>
        <w:sectPr>
          <w:type w:val="nextPage"/>
          <w:pgSz w:h="16840" w:w="11910" w:orient="portrait"/>
          <w:pgMar w:bottom="840" w:top="1340" w:left="1340" w:right="880" w:header="574" w:footer="650"/>
        </w:sectPr>
      </w:pPr>
      <w:r w:rsidDel="00000000" w:rsidR="00000000" w:rsidRPr="00000000">
        <w:rPr>
          <w:rFonts w:ascii="Times New Roman" w:cs="Times New Roman" w:eastAsia="Times New Roman" w:hAnsi="Times New Roman"/>
          <w:sz w:val="24"/>
          <w:szCs w:val="24"/>
          <w:rtl w:val="0"/>
        </w:rPr>
        <w:t xml:space="preserve">Phase 2 of the system employs the forecasting results obtained from the ensemble model to train the Bayesian optimization model.</w:t>
      </w:r>
      <w:r w:rsidDel="00000000" w:rsidR="00000000" w:rsidRPr="00000000">
        <w:rPr>
          <w:rtl w:val="0"/>
        </w:rPr>
      </w:r>
    </w:p>
    <w:p w:rsidR="00000000" w:rsidDel="00000000" w:rsidP="00000000" w:rsidRDefault="00000000" w:rsidRPr="00000000" w14:paraId="000002AA">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4.3 DATASET DESCRIPTION</w:t>
      </w:r>
      <w:r w:rsidDel="00000000" w:rsidR="00000000" w:rsidRPr="00000000">
        <w:rPr>
          <w:rtl w:val="0"/>
        </w:rPr>
      </w:r>
    </w:p>
    <w:p w:rsidR="00000000" w:rsidDel="00000000" w:rsidP="00000000" w:rsidRDefault="00000000" w:rsidRPr="00000000" w14:paraId="000002AB">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contains soil and environmental measurements, including soil heat flux, water content, conductivity, temperature, and net radiation, collected at various depths and recorded using data loggers.</w:t>
      </w:r>
    </w:p>
    <w:p w:rsidR="00000000" w:rsidDel="00000000" w:rsidP="00000000" w:rsidRDefault="00000000" w:rsidRPr="00000000" w14:paraId="000002AC">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Description of the attributes present in the dataset:</w:t>
      </w:r>
    </w:p>
    <w:p w:rsidR="00000000" w:rsidDel="00000000" w:rsidP="00000000" w:rsidRDefault="00000000" w:rsidRPr="00000000" w14:paraId="000002AD">
      <w:pPr>
        <w:numPr>
          <w:ilvl w:val="0"/>
          <w:numId w:val="30"/>
        </w:numPr>
        <w:spacing w:line="276"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Date/Time: </w:t>
      </w:r>
    </w:p>
    <w:p w:rsidR="00000000" w:rsidDel="00000000" w:rsidP="00000000" w:rsidRDefault="00000000" w:rsidRPr="00000000" w14:paraId="000002AE">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Records the exact timestamp for each data entry, allowing for temporal analysis of soil and environmental variables.</w:t>
      </w:r>
    </w:p>
    <w:p w:rsidR="00000000" w:rsidDel="00000000" w:rsidP="00000000" w:rsidRDefault="00000000" w:rsidRPr="00000000" w14:paraId="000002AF">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numPr>
          <w:ilvl w:val="0"/>
          <w:numId w:val="30"/>
        </w:numPr>
        <w:spacing w:line="276"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Analysis run: </w:t>
      </w:r>
    </w:p>
    <w:p w:rsidR="00000000" w:rsidDel="00000000" w:rsidP="00000000" w:rsidRDefault="00000000" w:rsidRPr="00000000" w14:paraId="000002B1">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Specifies each unique session or iteration of analysis, which may involve different processing or calibration steps.</w:t>
      </w:r>
    </w:p>
    <w:p w:rsidR="00000000" w:rsidDel="00000000" w:rsidP="00000000" w:rsidRDefault="00000000" w:rsidRPr="00000000" w14:paraId="000002B2">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numPr>
          <w:ilvl w:val="0"/>
          <w:numId w:val="30"/>
        </w:numPr>
        <w:spacing w:line="276"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Soil heat flux:</w:t>
      </w:r>
    </w:p>
    <w:p w:rsidR="00000000" w:rsidDel="00000000" w:rsidP="00000000" w:rsidRDefault="00000000" w:rsidRPr="00000000" w14:paraId="000002B4">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Represents the rate of heat transfer per unit area in the soil (measured in W/m²), indicating energy movement within the soil, which can affect temperature and biological processes.</w:t>
      </w:r>
    </w:p>
    <w:p w:rsidR="00000000" w:rsidDel="00000000" w:rsidP="00000000" w:rsidRDefault="00000000" w:rsidRPr="00000000" w14:paraId="000002B5">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numPr>
          <w:ilvl w:val="0"/>
          <w:numId w:val="30"/>
        </w:numPr>
        <w:spacing w:line="276"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Soil water content (volumetric): </w:t>
      </w:r>
    </w:p>
    <w:p w:rsidR="00000000" w:rsidDel="00000000" w:rsidP="00000000" w:rsidRDefault="00000000" w:rsidRPr="00000000" w14:paraId="000002B7">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Measures the volume of water in the soil as a fraction of the total soil volume (m³/m³), collected at various depths (10 cm, 20 cm, 40 cm, etc.), providing insights into soil moisture levels and water availability for plants.</w:t>
      </w:r>
    </w:p>
    <w:p w:rsidR="00000000" w:rsidDel="00000000" w:rsidP="00000000" w:rsidRDefault="00000000" w:rsidRPr="00000000" w14:paraId="000002B8">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numPr>
          <w:ilvl w:val="0"/>
          <w:numId w:val="30"/>
        </w:numPr>
        <w:spacing w:line="276"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Conductivity of soil/sediment: </w:t>
      </w:r>
    </w:p>
    <w:p w:rsidR="00000000" w:rsidDel="00000000" w:rsidP="00000000" w:rsidRDefault="00000000" w:rsidRPr="00000000" w14:paraId="000002BA">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Indicates the soil’s ability to conduct electricity (measured in mS/m), which varies based on factors like soil texture, salinity, and moisture content; a useful parameter for assessing soil health and salinity levels.</w:t>
      </w:r>
    </w:p>
    <w:p w:rsidR="00000000" w:rsidDel="00000000" w:rsidP="00000000" w:rsidRDefault="00000000" w:rsidRPr="00000000" w14:paraId="000002BB">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numPr>
          <w:ilvl w:val="0"/>
          <w:numId w:val="30"/>
        </w:numPr>
        <w:spacing w:line="276"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Temperature, soil: </w:t>
      </w:r>
    </w:p>
    <w:p w:rsidR="00000000" w:rsidDel="00000000" w:rsidP="00000000" w:rsidRDefault="00000000" w:rsidRPr="00000000" w14:paraId="000002BD">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Records the soil temperature at different depths (in °C), offering valuable data on thermal gradients, which influence root growth, microbial activity, and soil chemical processes.</w:t>
      </w:r>
    </w:p>
    <w:p w:rsidR="00000000" w:rsidDel="00000000" w:rsidP="00000000" w:rsidRDefault="00000000" w:rsidRPr="00000000" w14:paraId="000002BE">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F">
      <w:pPr>
        <w:numPr>
          <w:ilvl w:val="0"/>
          <w:numId w:val="30"/>
        </w:numPr>
        <w:spacing w:line="276"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Net radiation: </w:t>
      </w:r>
    </w:p>
    <w:p w:rsidR="00000000" w:rsidDel="00000000" w:rsidP="00000000" w:rsidRDefault="00000000" w:rsidRPr="00000000" w14:paraId="000002C0">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balance between incoming solar radiation and outgoing terrestrial radiation (measured in W/m²); it represents the net energy available at the surface, impacting evaporation, plant growth, and soil temperature dynamics.</w:t>
      </w:r>
    </w:p>
    <w:p w:rsidR="00000000" w:rsidDel="00000000" w:rsidP="00000000" w:rsidRDefault="00000000" w:rsidRPr="00000000" w14:paraId="000002C1">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pStyle w:val="Heading2"/>
        <w:spacing w:before="160" w:lineRule="auto"/>
        <w:ind w:left="0" w:firstLine="0"/>
        <w:rPr>
          <w:rFonts w:ascii="Times New Roman" w:cs="Times New Roman" w:eastAsia="Times New Roman" w:hAnsi="Times New Roman"/>
        </w:rPr>
      </w:pPr>
      <w:bookmarkStart w:colFirst="0" w:colLast="0" w:name="_w5bqxl4kk2xf" w:id="27"/>
      <w:bookmarkEnd w:id="27"/>
      <w:r w:rsidDel="00000000" w:rsidR="00000000" w:rsidRPr="00000000">
        <w:rPr>
          <w:rtl w:val="0"/>
        </w:rPr>
      </w:r>
    </w:p>
    <w:p w:rsidR="00000000" w:rsidDel="00000000" w:rsidP="00000000" w:rsidRDefault="00000000" w:rsidRPr="00000000" w14:paraId="000002C4">
      <w:pPr>
        <w:pStyle w:val="Heading2"/>
        <w:spacing w:before="160" w:lineRule="auto"/>
        <w:ind w:left="0" w:firstLine="0"/>
        <w:rPr>
          <w:rFonts w:ascii="Times New Roman" w:cs="Times New Roman" w:eastAsia="Times New Roman" w:hAnsi="Times New Roman"/>
        </w:rPr>
      </w:pPr>
      <w:bookmarkStart w:colFirst="0" w:colLast="0" w:name="_x8uvfsnh57ok" w:id="28"/>
      <w:bookmarkEnd w:id="28"/>
      <w:r w:rsidDel="00000000" w:rsidR="00000000" w:rsidRPr="00000000">
        <w:rPr>
          <w:rtl w:val="0"/>
        </w:rPr>
      </w:r>
    </w:p>
    <w:p w:rsidR="00000000" w:rsidDel="00000000" w:rsidP="00000000" w:rsidRDefault="00000000" w:rsidRPr="00000000" w14:paraId="000002C5">
      <w:pPr>
        <w:pStyle w:val="Heading2"/>
        <w:spacing w:before="160" w:lineRule="auto"/>
        <w:ind w:left="0" w:firstLine="0"/>
        <w:rPr>
          <w:rFonts w:ascii="Times New Roman" w:cs="Times New Roman" w:eastAsia="Times New Roman" w:hAnsi="Times New Roman"/>
        </w:rPr>
      </w:pPr>
      <w:bookmarkStart w:colFirst="0" w:colLast="0" w:name="_iuocrb1npad1" w:id="29"/>
      <w:bookmarkEnd w:id="29"/>
      <w:r w:rsidDel="00000000" w:rsidR="00000000" w:rsidRPr="00000000">
        <w:rPr>
          <w:rtl w:val="0"/>
        </w:rPr>
      </w:r>
    </w:p>
    <w:p w:rsidR="00000000" w:rsidDel="00000000" w:rsidP="00000000" w:rsidRDefault="00000000" w:rsidRPr="00000000" w14:paraId="000002C6">
      <w:pPr>
        <w:pStyle w:val="Heading2"/>
        <w:spacing w:line="276" w:lineRule="auto"/>
        <w:ind w:left="0" w:firstLine="0"/>
        <w:rPr>
          <w:rFonts w:ascii="Times New Roman" w:cs="Times New Roman" w:eastAsia="Times New Roman" w:hAnsi="Times New Roman"/>
        </w:rPr>
      </w:pPr>
      <w:bookmarkStart w:colFirst="0" w:colLast="0" w:name="_t2417eosbgfy" w:id="30"/>
      <w:bookmarkEnd w:id="30"/>
      <w:r w:rsidDel="00000000" w:rsidR="00000000" w:rsidRPr="00000000">
        <w:rPr>
          <w:rtl w:val="0"/>
        </w:rPr>
      </w:r>
    </w:p>
    <w:p w:rsidR="00000000" w:rsidDel="00000000" w:rsidP="00000000" w:rsidRDefault="00000000" w:rsidRPr="00000000" w14:paraId="000002C7">
      <w:pPr>
        <w:pStyle w:val="Heading2"/>
        <w:spacing w:line="276" w:lineRule="auto"/>
        <w:ind w:left="0" w:firstLine="0"/>
        <w:rPr>
          <w:rFonts w:ascii="Times New Roman" w:cs="Times New Roman" w:eastAsia="Times New Roman" w:hAnsi="Times New Roman"/>
        </w:rPr>
      </w:pPr>
      <w:bookmarkStart w:colFirst="0" w:colLast="0" w:name="_s8nu4ub5m725" w:id="31"/>
      <w:bookmarkEnd w:id="31"/>
      <w:r w:rsidDel="00000000" w:rsidR="00000000" w:rsidRPr="00000000">
        <w:rPr>
          <w:rtl w:val="0"/>
        </w:rPr>
      </w:r>
    </w:p>
    <w:p w:rsidR="00000000" w:rsidDel="00000000" w:rsidP="00000000" w:rsidRDefault="00000000" w:rsidRPr="00000000" w14:paraId="000002C8">
      <w:pPr>
        <w:pStyle w:val="Heading2"/>
        <w:spacing w:line="276" w:lineRule="auto"/>
        <w:ind w:left="0" w:firstLine="0"/>
        <w:rPr>
          <w:rFonts w:ascii="Times New Roman" w:cs="Times New Roman" w:eastAsia="Times New Roman" w:hAnsi="Times New Roman"/>
        </w:rPr>
      </w:pPr>
      <w:bookmarkStart w:colFirst="0" w:colLast="0" w:name="_bm454i2h9mud" w:id="32"/>
      <w:bookmarkEnd w:id="32"/>
      <w:r w:rsidDel="00000000" w:rsidR="00000000" w:rsidRPr="00000000">
        <w:rPr>
          <w:rFonts w:ascii="Times New Roman" w:cs="Times New Roman" w:eastAsia="Times New Roman" w:hAnsi="Times New Roman"/>
          <w:rtl w:val="0"/>
        </w:rPr>
        <w:t xml:space="preserve">4.4 EXISTING MODELS</w:t>
      </w:r>
    </w:p>
    <w:p w:rsidR="00000000" w:rsidDel="00000000" w:rsidP="00000000" w:rsidRDefault="00000000" w:rsidRPr="00000000" w14:paraId="000002C9">
      <w:pPr>
        <w:spacing w:line="276" w:lineRule="auto"/>
        <w:rPr/>
      </w:pPr>
      <w:r w:rsidDel="00000000" w:rsidR="00000000" w:rsidRPr="00000000">
        <w:rPr>
          <w:rtl w:val="0"/>
        </w:rPr>
      </w:r>
    </w:p>
    <w:p w:rsidR="00000000" w:rsidDel="00000000" w:rsidP="00000000" w:rsidRDefault="00000000" w:rsidRPr="00000000" w14:paraId="000002CA">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Artificial Neural Networks </w:t>
      </w:r>
    </w:p>
    <w:p w:rsidR="00000000" w:rsidDel="00000000" w:rsidP="00000000" w:rsidRDefault="00000000" w:rsidRPr="00000000" w14:paraId="000002CB">
      <w:pPr>
        <w:spacing w:line="276"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Bruno César Comini de Andrade et al. tackle inefficiencies in traditional soil heat flux models by utilizing an Artificial Neural Network (ANN) to improve prediction accuracy across diverse land covers in South America. The ANN model, trained on data from 23 flux towers, reduces the mean absolute error by up to 43%. This highlights the ANN’s capability to capture complex, non-linear relationships between variables, underscoring the role of land cover information in enhancing predictive performance and deepening insights into soil-plant-atmosphere interactions. </w:t>
      </w:r>
      <w:r w:rsidDel="00000000" w:rsidR="00000000" w:rsidRPr="00000000">
        <w:rPr>
          <w:rFonts w:ascii="Times New Roman" w:cs="Times New Roman" w:eastAsia="Times New Roman" w:hAnsi="Times New Roman"/>
          <w:b w:val="1"/>
          <w:i w:val="1"/>
          <w:sz w:val="24"/>
          <w:szCs w:val="24"/>
          <w:rtl w:val="0"/>
        </w:rPr>
        <w:t xml:space="preserve">[1]</w:t>
      </w:r>
    </w:p>
    <w:p w:rsidR="00000000" w:rsidDel="00000000" w:rsidP="00000000" w:rsidRDefault="00000000" w:rsidRPr="00000000" w14:paraId="000002C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D">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2.Temporal Convolutional Networks</w:t>
      </w:r>
    </w:p>
    <w:p w:rsidR="00000000" w:rsidDel="00000000" w:rsidP="00000000" w:rsidRDefault="00000000" w:rsidRPr="00000000" w14:paraId="000002CE">
      <w:pPr>
        <w:spacing w:line="276"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Yujie Liu et al. explore the potential of Temporal Convolutional Networks (TCNs) for time series prediction in their study. Acknowledging the shortcomings of traditional forecasting approaches, the authors focus on utilizing TCNs to effectively capture temporal dependencies in sequential data. Through this advanced deep learning architecture, the research aims to improve prediction accuracy and overcome challenges in modeling complex time series data.</w:t>
      </w:r>
      <w:r w:rsidDel="00000000" w:rsidR="00000000" w:rsidRPr="00000000">
        <w:rPr>
          <w:rFonts w:ascii="Times New Roman" w:cs="Times New Roman" w:eastAsia="Times New Roman" w:hAnsi="Times New Roman"/>
          <w:b w:val="1"/>
          <w:i w:val="1"/>
          <w:sz w:val="24"/>
          <w:szCs w:val="24"/>
          <w:rtl w:val="0"/>
        </w:rPr>
        <w:t xml:space="preserve"> [4]</w:t>
      </w:r>
    </w:p>
    <w:p w:rsidR="00000000" w:rsidDel="00000000" w:rsidP="00000000" w:rsidRDefault="00000000" w:rsidRPr="00000000" w14:paraId="000002C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3.ARIMA, Prophet, LSTM, and hybrid models</w:t>
      </w:r>
    </w:p>
    <w:p w:rsidR="00000000" w:rsidDel="00000000" w:rsidP="00000000" w:rsidRDefault="00000000" w:rsidRPr="00000000" w14:paraId="000002D1">
      <w:pPr>
        <w:spacing w:line="276"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Rameshwar Garg et al. present an extensive survey of machine learning algorithms for time series analysis and forecasting. Highlighting the importance of accurate predictions across diverse domains, the study reviews models like ARIMA, Prophet, and Long Short-Term Memory (LSTM) networks. By examining both conventional and hybrid approaches, the authors provide key insights into recent developments in time series prediction techniques.</w:t>
      </w:r>
      <w:r w:rsidDel="00000000" w:rsidR="00000000" w:rsidRPr="00000000">
        <w:rPr>
          <w:rFonts w:ascii="Times New Roman" w:cs="Times New Roman" w:eastAsia="Times New Roman" w:hAnsi="Times New Roman"/>
          <w:b w:val="1"/>
          <w:i w:val="1"/>
          <w:sz w:val="24"/>
          <w:szCs w:val="24"/>
          <w:rtl w:val="0"/>
        </w:rPr>
        <w:t xml:space="preserve"> [5]</w:t>
      </w:r>
    </w:p>
    <w:p w:rsidR="00000000" w:rsidDel="00000000" w:rsidP="00000000" w:rsidRDefault="00000000" w:rsidRPr="00000000" w14:paraId="000002D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pStyle w:val="Heading2"/>
        <w:spacing w:line="276" w:lineRule="auto"/>
        <w:ind w:left="0" w:firstLine="0"/>
        <w:rPr>
          <w:rFonts w:ascii="Times New Roman" w:cs="Times New Roman" w:eastAsia="Times New Roman" w:hAnsi="Times New Roman"/>
        </w:rPr>
      </w:pPr>
      <w:bookmarkStart w:colFirst="0" w:colLast="0" w:name="_y65162axmeq5" w:id="33"/>
      <w:bookmarkEnd w:id="33"/>
      <w:r w:rsidDel="00000000" w:rsidR="00000000" w:rsidRPr="00000000">
        <w:rPr>
          <w:rtl w:val="0"/>
        </w:rPr>
      </w:r>
    </w:p>
    <w:p w:rsidR="00000000" w:rsidDel="00000000" w:rsidP="00000000" w:rsidRDefault="00000000" w:rsidRPr="00000000" w14:paraId="000002D9">
      <w:pPr>
        <w:pStyle w:val="Heading2"/>
        <w:spacing w:line="276" w:lineRule="auto"/>
        <w:ind w:left="0" w:firstLine="0"/>
        <w:rPr>
          <w:rFonts w:ascii="Times New Roman" w:cs="Times New Roman" w:eastAsia="Times New Roman" w:hAnsi="Times New Roman"/>
        </w:rPr>
      </w:pPr>
      <w:bookmarkStart w:colFirst="0" w:colLast="0" w:name="_cp8ma3lh8te8" w:id="34"/>
      <w:bookmarkEnd w:id="34"/>
      <w:r w:rsidDel="00000000" w:rsidR="00000000" w:rsidRPr="00000000">
        <w:rPr>
          <w:rtl w:val="0"/>
        </w:rPr>
      </w:r>
    </w:p>
    <w:p w:rsidR="00000000" w:rsidDel="00000000" w:rsidP="00000000" w:rsidRDefault="00000000" w:rsidRPr="00000000" w14:paraId="000002DA">
      <w:pPr>
        <w:pStyle w:val="Heading2"/>
        <w:spacing w:line="276" w:lineRule="auto"/>
        <w:ind w:left="0" w:firstLine="0"/>
        <w:rPr>
          <w:rFonts w:ascii="Times New Roman" w:cs="Times New Roman" w:eastAsia="Times New Roman" w:hAnsi="Times New Roman"/>
        </w:rPr>
      </w:pPr>
      <w:bookmarkStart w:colFirst="0" w:colLast="0" w:name="_qe1m28kypkwv" w:id="35"/>
      <w:bookmarkEnd w:id="35"/>
      <w:r w:rsidDel="00000000" w:rsidR="00000000" w:rsidRPr="00000000">
        <w:rPr>
          <w:rtl w:val="0"/>
        </w:rPr>
      </w:r>
    </w:p>
    <w:p w:rsidR="00000000" w:rsidDel="00000000" w:rsidP="00000000" w:rsidRDefault="00000000" w:rsidRPr="00000000" w14:paraId="000002DB">
      <w:pPr>
        <w:pStyle w:val="Heading2"/>
        <w:spacing w:line="276" w:lineRule="auto"/>
        <w:ind w:left="0" w:firstLine="0"/>
        <w:rPr>
          <w:rFonts w:ascii="Times New Roman" w:cs="Times New Roman" w:eastAsia="Times New Roman" w:hAnsi="Times New Roman"/>
        </w:rPr>
      </w:pPr>
      <w:bookmarkStart w:colFirst="0" w:colLast="0" w:name="_whvd7kie7brn" w:id="36"/>
      <w:bookmarkEnd w:id="36"/>
      <w:r w:rsidDel="00000000" w:rsidR="00000000" w:rsidRPr="00000000">
        <w:rPr>
          <w:rtl w:val="0"/>
        </w:rPr>
      </w:r>
    </w:p>
    <w:p w:rsidR="00000000" w:rsidDel="00000000" w:rsidP="00000000" w:rsidRDefault="00000000" w:rsidRPr="00000000" w14:paraId="000002DC">
      <w:pPr>
        <w:pStyle w:val="Heading2"/>
        <w:spacing w:line="276" w:lineRule="auto"/>
        <w:ind w:left="0" w:firstLine="0"/>
        <w:rPr>
          <w:rFonts w:ascii="Times New Roman" w:cs="Times New Roman" w:eastAsia="Times New Roman" w:hAnsi="Times New Roman"/>
        </w:rPr>
      </w:pPr>
      <w:bookmarkStart w:colFirst="0" w:colLast="0" w:name="_p1dnlqbvlaxe" w:id="37"/>
      <w:bookmarkEnd w:id="37"/>
      <w:r w:rsidDel="00000000" w:rsidR="00000000" w:rsidRPr="00000000">
        <w:rPr>
          <w:rtl w:val="0"/>
        </w:rPr>
      </w:r>
    </w:p>
    <w:p w:rsidR="00000000" w:rsidDel="00000000" w:rsidP="00000000" w:rsidRDefault="00000000" w:rsidRPr="00000000" w14:paraId="000002DD">
      <w:pPr>
        <w:pStyle w:val="Heading2"/>
        <w:spacing w:line="276" w:lineRule="auto"/>
        <w:ind w:left="0" w:firstLine="0"/>
        <w:rPr>
          <w:rFonts w:ascii="Times New Roman" w:cs="Times New Roman" w:eastAsia="Times New Roman" w:hAnsi="Times New Roman"/>
        </w:rPr>
      </w:pPr>
      <w:bookmarkStart w:colFirst="0" w:colLast="0" w:name="_3eouv5mbzef1" w:id="38"/>
      <w:bookmarkEnd w:id="38"/>
      <w:r w:rsidDel="00000000" w:rsidR="00000000" w:rsidRPr="00000000">
        <w:rPr>
          <w:rtl w:val="0"/>
        </w:rPr>
      </w:r>
    </w:p>
    <w:p w:rsidR="00000000" w:rsidDel="00000000" w:rsidP="00000000" w:rsidRDefault="00000000" w:rsidRPr="00000000" w14:paraId="000002DE">
      <w:pPr>
        <w:pStyle w:val="Heading2"/>
        <w:spacing w:line="276" w:lineRule="auto"/>
        <w:ind w:left="0" w:firstLine="0"/>
        <w:rPr>
          <w:rFonts w:ascii="Times New Roman" w:cs="Times New Roman" w:eastAsia="Times New Roman" w:hAnsi="Times New Roman"/>
        </w:rPr>
      </w:pPr>
      <w:bookmarkStart w:colFirst="0" w:colLast="0" w:name="_hru1t31mvyp6" w:id="39"/>
      <w:bookmarkEnd w:id="39"/>
      <w:r w:rsidDel="00000000" w:rsidR="00000000" w:rsidRPr="00000000">
        <w:rPr>
          <w:rtl w:val="0"/>
        </w:rPr>
      </w:r>
    </w:p>
    <w:p w:rsidR="00000000" w:rsidDel="00000000" w:rsidP="00000000" w:rsidRDefault="00000000" w:rsidRPr="00000000" w14:paraId="000002DF">
      <w:pPr>
        <w:pStyle w:val="Heading2"/>
        <w:spacing w:line="276" w:lineRule="auto"/>
        <w:ind w:left="0" w:firstLine="0"/>
        <w:rPr>
          <w:rFonts w:ascii="Times New Roman" w:cs="Times New Roman" w:eastAsia="Times New Roman" w:hAnsi="Times New Roman"/>
        </w:rPr>
      </w:pPr>
      <w:bookmarkStart w:colFirst="0" w:colLast="0" w:name="_kron8kx43m73" w:id="40"/>
      <w:bookmarkEnd w:id="40"/>
      <w:r w:rsidDel="00000000" w:rsidR="00000000" w:rsidRPr="00000000">
        <w:rPr>
          <w:rtl w:val="0"/>
        </w:rPr>
      </w:r>
    </w:p>
    <w:p w:rsidR="00000000" w:rsidDel="00000000" w:rsidP="00000000" w:rsidRDefault="00000000" w:rsidRPr="00000000" w14:paraId="000002E0">
      <w:pPr>
        <w:pStyle w:val="Heading2"/>
        <w:spacing w:line="276" w:lineRule="auto"/>
        <w:ind w:left="0" w:firstLine="0"/>
        <w:rPr>
          <w:rFonts w:ascii="Times New Roman" w:cs="Times New Roman" w:eastAsia="Times New Roman" w:hAnsi="Times New Roman"/>
        </w:rPr>
      </w:pPr>
      <w:bookmarkStart w:colFirst="0" w:colLast="0" w:name="_vlgbr5do2r40" w:id="41"/>
      <w:bookmarkEnd w:id="41"/>
      <w:r w:rsidDel="00000000" w:rsidR="00000000" w:rsidRPr="00000000">
        <w:rPr>
          <w:rtl w:val="0"/>
        </w:rPr>
      </w:r>
    </w:p>
    <w:p w:rsidR="00000000" w:rsidDel="00000000" w:rsidP="00000000" w:rsidRDefault="00000000" w:rsidRPr="00000000" w14:paraId="000002E1">
      <w:pPr>
        <w:pStyle w:val="Heading2"/>
        <w:spacing w:line="276" w:lineRule="auto"/>
        <w:ind w:left="0" w:firstLine="0"/>
        <w:rPr>
          <w:rFonts w:ascii="Times New Roman" w:cs="Times New Roman" w:eastAsia="Times New Roman" w:hAnsi="Times New Roman"/>
        </w:rPr>
      </w:pPr>
      <w:bookmarkStart w:colFirst="0" w:colLast="0" w:name="_ukpelc9t4i85" w:id="42"/>
      <w:bookmarkEnd w:id="42"/>
      <w:r w:rsidDel="00000000" w:rsidR="00000000" w:rsidRPr="00000000">
        <w:rPr>
          <w:rtl w:val="0"/>
        </w:rPr>
      </w:r>
    </w:p>
    <w:p w:rsidR="00000000" w:rsidDel="00000000" w:rsidP="00000000" w:rsidRDefault="00000000" w:rsidRPr="00000000" w14:paraId="000002E2">
      <w:pPr>
        <w:pStyle w:val="Heading2"/>
        <w:spacing w:line="276" w:lineRule="auto"/>
        <w:ind w:left="0" w:firstLine="0"/>
        <w:rPr>
          <w:rFonts w:ascii="Times New Roman" w:cs="Times New Roman" w:eastAsia="Times New Roman" w:hAnsi="Times New Roman"/>
        </w:rPr>
      </w:pPr>
      <w:bookmarkStart w:colFirst="0" w:colLast="0" w:name="_mt5zzpbketxb" w:id="43"/>
      <w:bookmarkEnd w:id="43"/>
      <w:r w:rsidDel="00000000" w:rsidR="00000000" w:rsidRPr="00000000">
        <w:rPr>
          <w:rtl w:val="0"/>
        </w:rPr>
      </w:r>
    </w:p>
    <w:p w:rsidR="00000000" w:rsidDel="00000000" w:rsidP="00000000" w:rsidRDefault="00000000" w:rsidRPr="00000000" w14:paraId="000002E3">
      <w:pPr>
        <w:pStyle w:val="Heading2"/>
        <w:spacing w:line="276" w:lineRule="auto"/>
        <w:ind w:left="0" w:firstLine="0"/>
        <w:rPr>
          <w:rFonts w:ascii="Times New Roman" w:cs="Times New Roman" w:eastAsia="Times New Roman" w:hAnsi="Times New Roman"/>
        </w:rPr>
      </w:pPr>
      <w:bookmarkStart w:colFirst="0" w:colLast="0" w:name="_3b9v4za44sdw" w:id="44"/>
      <w:bookmarkEnd w:id="44"/>
      <w:r w:rsidDel="00000000" w:rsidR="00000000" w:rsidRPr="00000000">
        <w:rPr>
          <w:rtl w:val="0"/>
        </w:rPr>
      </w:r>
    </w:p>
    <w:p w:rsidR="00000000" w:rsidDel="00000000" w:rsidP="00000000" w:rsidRDefault="00000000" w:rsidRPr="00000000" w14:paraId="000002E4">
      <w:pPr>
        <w:pStyle w:val="Heading2"/>
        <w:spacing w:line="276" w:lineRule="auto"/>
        <w:ind w:left="0" w:firstLine="0"/>
        <w:rPr>
          <w:rFonts w:ascii="Times New Roman" w:cs="Times New Roman" w:eastAsia="Times New Roman" w:hAnsi="Times New Roman"/>
        </w:rPr>
      </w:pPr>
      <w:bookmarkStart w:colFirst="0" w:colLast="0" w:name="_53qq1a989grj" w:id="45"/>
      <w:bookmarkEnd w:id="45"/>
      <w:r w:rsidDel="00000000" w:rsidR="00000000" w:rsidRPr="00000000">
        <w:rPr>
          <w:rtl w:val="0"/>
        </w:rPr>
      </w:r>
    </w:p>
    <w:p w:rsidR="00000000" w:rsidDel="00000000" w:rsidP="00000000" w:rsidRDefault="00000000" w:rsidRPr="00000000" w14:paraId="000002E5">
      <w:pPr>
        <w:pStyle w:val="Heading2"/>
        <w:spacing w:line="276" w:lineRule="auto"/>
        <w:ind w:left="0" w:firstLine="0"/>
        <w:rPr>
          <w:rFonts w:ascii="Times New Roman" w:cs="Times New Roman" w:eastAsia="Times New Roman" w:hAnsi="Times New Roman"/>
        </w:rPr>
      </w:pPr>
      <w:bookmarkStart w:colFirst="0" w:colLast="0" w:name="_3nzd9mm5j3rr" w:id="46"/>
      <w:bookmarkEnd w:id="46"/>
      <w:r w:rsidDel="00000000" w:rsidR="00000000" w:rsidRPr="00000000">
        <w:rPr>
          <w:rtl w:val="0"/>
        </w:rPr>
      </w:r>
    </w:p>
    <w:p w:rsidR="00000000" w:rsidDel="00000000" w:rsidP="00000000" w:rsidRDefault="00000000" w:rsidRPr="00000000" w14:paraId="000002E6">
      <w:pPr>
        <w:pStyle w:val="Heading2"/>
        <w:spacing w:line="276" w:lineRule="auto"/>
        <w:ind w:left="0" w:firstLine="0"/>
        <w:rPr>
          <w:rFonts w:ascii="Times New Roman" w:cs="Times New Roman" w:eastAsia="Times New Roman" w:hAnsi="Times New Roman"/>
        </w:rPr>
      </w:pPr>
      <w:bookmarkStart w:colFirst="0" w:colLast="0" w:name="_kfguucsmeu7x" w:id="47"/>
      <w:bookmarkEnd w:id="47"/>
      <w:r w:rsidDel="00000000" w:rsidR="00000000" w:rsidRPr="00000000">
        <w:rPr>
          <w:rtl w:val="0"/>
        </w:rPr>
      </w:r>
    </w:p>
    <w:p w:rsidR="00000000" w:rsidDel="00000000" w:rsidP="00000000" w:rsidRDefault="00000000" w:rsidRPr="00000000" w14:paraId="000002E7">
      <w:pPr>
        <w:pStyle w:val="Heading2"/>
        <w:spacing w:line="276" w:lineRule="auto"/>
        <w:ind w:left="0" w:firstLine="0"/>
        <w:rPr>
          <w:rFonts w:ascii="Times New Roman" w:cs="Times New Roman" w:eastAsia="Times New Roman" w:hAnsi="Times New Roman"/>
        </w:rPr>
      </w:pPr>
      <w:bookmarkStart w:colFirst="0" w:colLast="0" w:name="_23cnftmz9pqv" w:id="48"/>
      <w:bookmarkEnd w:id="48"/>
      <w:r w:rsidDel="00000000" w:rsidR="00000000" w:rsidRPr="00000000">
        <w:rPr>
          <w:rFonts w:ascii="Times New Roman" w:cs="Times New Roman" w:eastAsia="Times New Roman" w:hAnsi="Times New Roman"/>
          <w:rtl w:val="0"/>
        </w:rPr>
        <w:t xml:space="preserve">4.5 SYSTEM WORKFLOW</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4"/>
          <w:szCs w:val="24"/>
          <w:rtl w:val="0"/>
        </w:rPr>
        <w:t xml:space="preserve">The system workflow is designed to integrate both Temporal Convolutional Networks (TCN) and Artificial Neural Networks (ANN) for forecasting. The process begins with data acquisition and preprocessing, after which the model development phase is initiated. The TCN model processes the input through convolution layers, dilation, and residual block connections before applying an activation function to produce an output tensor. Concurrently, the ANN model processes the input through hidden layers with neurons activated by ReLU. The outputs of both models are combined using stacking, leading to the development of a meta model, which ultimately generates the final predictions for forecasting.</w:t>
      </w: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spacing w:line="276"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sz w:val="24"/>
          <w:szCs w:val="24"/>
          <w:rtl w:val="0"/>
        </w:rPr>
        <w:t xml:space="preserve">4.5.1 </w:t>
      </w:r>
      <w:r w:rsidDel="00000000" w:rsidR="00000000" w:rsidRPr="00000000">
        <w:rPr>
          <w:rFonts w:ascii="Times New Roman" w:cs="Times New Roman" w:eastAsia="Times New Roman" w:hAnsi="Times New Roman"/>
          <w:b w:val="1"/>
          <w:color w:val="222222"/>
          <w:sz w:val="24"/>
          <w:szCs w:val="24"/>
          <w:highlight w:val="white"/>
          <w:rtl w:val="0"/>
        </w:rPr>
        <w:t xml:space="preserve">Temporal forecasting and analysis of soil heat flux values</w:t>
      </w:r>
    </w:p>
    <w:p w:rsidR="00000000" w:rsidDel="00000000" w:rsidP="00000000" w:rsidRDefault="00000000" w:rsidRPr="00000000" w14:paraId="000002EC">
      <w:pPr>
        <w:spacing w:line="276" w:lineRule="auto"/>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2E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494050" cy="6286026"/>
            <wp:effectExtent b="0" l="0" r="0" t="0"/>
            <wp:docPr id="15"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4494050" cy="6286026"/>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4.5.1 Flow diagram representing the workflow of the model </w:t>
      </w:r>
    </w:p>
    <w:p w:rsidR="00000000" w:rsidDel="00000000" w:rsidP="00000000" w:rsidRDefault="00000000" w:rsidRPr="00000000" w14:paraId="000002EF">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spacing w:line="276"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Steps:</w:t>
      </w:r>
    </w:p>
    <w:p w:rsidR="00000000" w:rsidDel="00000000" w:rsidP="00000000" w:rsidRDefault="00000000" w:rsidRPr="00000000" w14:paraId="000002F1">
      <w:pPr>
        <w:numPr>
          <w:ilvl w:val="0"/>
          <w:numId w:val="33"/>
        </w:numPr>
        <w:spacing w:before="80" w:line="276" w:lineRule="auto"/>
        <w:ind w:left="720" w:right="56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Data Collection: </w:t>
      </w:r>
    </w:p>
    <w:p w:rsidR="00000000" w:rsidDel="00000000" w:rsidP="00000000" w:rsidRDefault="00000000" w:rsidRPr="00000000" w14:paraId="000002F2">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Gather soil and environmental data over time to create a dataset that captures variations in soil heat flux and related parameters.</w:t>
      </w:r>
    </w:p>
    <w:p w:rsidR="00000000" w:rsidDel="00000000" w:rsidP="00000000" w:rsidRDefault="00000000" w:rsidRPr="00000000" w14:paraId="000002F3">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2F4">
      <w:pPr>
        <w:numPr>
          <w:ilvl w:val="0"/>
          <w:numId w:val="33"/>
        </w:numPr>
        <w:spacing w:before="80" w:line="276" w:lineRule="auto"/>
        <w:ind w:left="720" w:right="56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Data Preprocessing: </w:t>
      </w:r>
    </w:p>
    <w:p w:rsidR="00000000" w:rsidDel="00000000" w:rsidP="00000000" w:rsidRDefault="00000000" w:rsidRPr="00000000" w14:paraId="000002F5">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Clean the dataset by handling missing values, removing unnecessary columns, scaling features, and selecting relevant features to improve model accuracy.</w:t>
      </w:r>
    </w:p>
    <w:p w:rsidR="00000000" w:rsidDel="00000000" w:rsidP="00000000" w:rsidRDefault="00000000" w:rsidRPr="00000000" w14:paraId="000002F6">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2F7">
      <w:pPr>
        <w:numPr>
          <w:ilvl w:val="0"/>
          <w:numId w:val="33"/>
        </w:numPr>
        <w:spacing w:before="80" w:line="276" w:lineRule="auto"/>
        <w:ind w:left="720" w:right="56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Model Development: </w:t>
      </w:r>
    </w:p>
    <w:p w:rsidR="00000000" w:rsidDel="00000000" w:rsidP="00000000" w:rsidRDefault="00000000" w:rsidRPr="00000000" w14:paraId="000002F8">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Develop separate Temporal Convolutional Network (TCN) and Artificial Neural Network (ANN) models to capture different types of patterns. The TCN is designed for temporal sequences, while the ANN focuses on feature relationships.</w:t>
      </w:r>
    </w:p>
    <w:p w:rsidR="00000000" w:rsidDel="00000000" w:rsidP="00000000" w:rsidRDefault="00000000" w:rsidRPr="00000000" w14:paraId="000002F9">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2FA">
      <w:pPr>
        <w:numPr>
          <w:ilvl w:val="0"/>
          <w:numId w:val="33"/>
        </w:numPr>
        <w:spacing w:before="80" w:line="276" w:lineRule="auto"/>
        <w:ind w:left="720" w:right="56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TCN Model Architecture:</w:t>
      </w:r>
    </w:p>
    <w:p w:rsidR="00000000" w:rsidDel="00000000" w:rsidP="00000000" w:rsidRDefault="00000000" w:rsidRPr="00000000" w14:paraId="000002FB">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TCN model uses dilated convolutions and residual connections, allowing it to capture long-range dependencies in the data while maintaining efficiency.</w:t>
      </w:r>
    </w:p>
    <w:p w:rsidR="00000000" w:rsidDel="00000000" w:rsidP="00000000" w:rsidRDefault="00000000" w:rsidRPr="00000000" w14:paraId="000002FC">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2FD">
      <w:pPr>
        <w:numPr>
          <w:ilvl w:val="0"/>
          <w:numId w:val="33"/>
        </w:numPr>
        <w:spacing w:before="80" w:line="276" w:lineRule="auto"/>
        <w:ind w:left="720" w:right="56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ANN Model Architecture: </w:t>
      </w:r>
    </w:p>
    <w:p w:rsidR="00000000" w:rsidDel="00000000" w:rsidP="00000000" w:rsidRDefault="00000000" w:rsidRPr="00000000" w14:paraId="000002FE">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ANN consists of an input layer and two hidden layers with 64 and 32 neurons, using the ReLU activation function to introduce non-linearity and model complex feature interactions.</w:t>
      </w:r>
    </w:p>
    <w:p w:rsidR="00000000" w:rsidDel="00000000" w:rsidP="00000000" w:rsidRDefault="00000000" w:rsidRPr="00000000" w14:paraId="000002FF">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00">
      <w:pPr>
        <w:numPr>
          <w:ilvl w:val="0"/>
          <w:numId w:val="33"/>
        </w:numPr>
        <w:spacing w:before="80" w:line="276" w:lineRule="auto"/>
        <w:ind w:left="720" w:right="56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Model Stacking:</w:t>
      </w:r>
    </w:p>
    <w:p w:rsidR="00000000" w:rsidDel="00000000" w:rsidP="00000000" w:rsidRDefault="00000000" w:rsidRPr="00000000" w14:paraId="00000301">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Combine the outputs of the TCN and ANN models through stacking, creating a meta-model that leverages the strengths of both models for improved predictive performance. It is further explained in Fig. 4.4.1.2</w:t>
      </w:r>
    </w:p>
    <w:p w:rsidR="00000000" w:rsidDel="00000000" w:rsidP="00000000" w:rsidRDefault="00000000" w:rsidRPr="00000000" w14:paraId="00000302">
      <w:pPr>
        <w:spacing w:before="80" w:line="276" w:lineRule="auto"/>
        <w:ind w:left="720" w:right="56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9050" distT="19050" distL="19050" distR="19050">
            <wp:extent cx="3932075" cy="4608178"/>
            <wp:effectExtent b="0" l="0" r="0" t="0"/>
            <wp:docPr id="31" name="image18.png"/>
            <a:graphic>
              <a:graphicData uri="http://schemas.openxmlformats.org/drawingml/2006/picture">
                <pic:pic>
                  <pic:nvPicPr>
                    <pic:cNvPr id="0" name="image18.png"/>
                    <pic:cNvPicPr preferRelativeResize="0"/>
                  </pic:nvPicPr>
                  <pic:blipFill>
                    <a:blip r:embed="rId16"/>
                    <a:srcRect b="0" l="9240" r="3236" t="0"/>
                    <a:stretch>
                      <a:fillRect/>
                    </a:stretch>
                  </pic:blipFill>
                  <pic:spPr>
                    <a:xfrm>
                      <a:off x="0" y="0"/>
                      <a:ext cx="3932075" cy="4608178"/>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spacing w:before="80" w:line="276" w:lineRule="auto"/>
        <w:ind w:left="720" w:right="56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Fig.4.5.2 Flow diagram representing the stacking process to develop an ensemble model</w:t>
      </w:r>
    </w:p>
    <w:p w:rsidR="00000000" w:rsidDel="00000000" w:rsidP="00000000" w:rsidRDefault="00000000" w:rsidRPr="00000000" w14:paraId="00000304">
      <w:pPr>
        <w:spacing w:before="80" w:line="276" w:lineRule="auto"/>
        <w:ind w:left="720" w:right="56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305">
      <w:pPr>
        <w:numPr>
          <w:ilvl w:val="0"/>
          <w:numId w:val="33"/>
        </w:numPr>
        <w:spacing w:before="80" w:line="276" w:lineRule="auto"/>
        <w:ind w:left="720" w:right="56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Final Forecasting:</w:t>
      </w:r>
    </w:p>
    <w:p w:rsidR="00000000" w:rsidDel="00000000" w:rsidP="00000000" w:rsidRDefault="00000000" w:rsidRPr="00000000" w14:paraId="00000306">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meta-model generates final predictions of soil heat flux, enabling accurate forecasting for future data points based on historical patterns.</w:t>
      </w:r>
    </w:p>
    <w:p w:rsidR="00000000" w:rsidDel="00000000" w:rsidP="00000000" w:rsidRDefault="00000000" w:rsidRPr="00000000" w14:paraId="00000307">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08">
      <w:pPr>
        <w:spacing w:line="276"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sz w:val="24"/>
          <w:szCs w:val="24"/>
          <w:rtl w:val="0"/>
        </w:rPr>
        <w:t xml:space="preserve">4.5.2 </w:t>
      </w:r>
      <w:r w:rsidDel="00000000" w:rsidR="00000000" w:rsidRPr="00000000">
        <w:rPr>
          <w:rFonts w:ascii="Times New Roman" w:cs="Times New Roman" w:eastAsia="Times New Roman" w:hAnsi="Times New Roman"/>
          <w:b w:val="1"/>
          <w:color w:val="222222"/>
          <w:sz w:val="24"/>
          <w:szCs w:val="24"/>
          <w:highlight w:val="white"/>
          <w:rtl w:val="0"/>
        </w:rPr>
        <w:t xml:space="preserve">Determination and optimization of plant root zone temperature</w:t>
      </w:r>
      <w:r w:rsidDel="00000000" w:rsidR="00000000" w:rsidRPr="00000000">
        <w:rPr>
          <w:rtl w:val="0"/>
        </w:rPr>
      </w:r>
    </w:p>
    <w:p w:rsidR="00000000" w:rsidDel="00000000" w:rsidP="00000000" w:rsidRDefault="00000000" w:rsidRPr="00000000" w14:paraId="00000309">
      <w:pPr>
        <w:spacing w:before="80" w:line="276" w:lineRule="auto"/>
        <w:ind w:right="56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Bayesian optimization utilizes a surrogate model, a Gaussian Process (GP), to approximate the objective function, which is the deviation of the Root Zone Temperature (RZT) from an ideal target of 25°C. </w:t>
      </w:r>
      <w:r w:rsidDel="00000000" w:rsidR="00000000" w:rsidRPr="00000000">
        <w:rPr>
          <w:rFonts w:ascii="Times New Roman" w:cs="Times New Roman" w:eastAsia="Times New Roman" w:hAnsi="Times New Roman"/>
          <w:color w:val="222222"/>
          <w:sz w:val="24"/>
          <w:szCs w:val="24"/>
          <w:highlight w:val="white"/>
          <w:rtl w:val="0"/>
        </w:rPr>
        <w:t xml:space="preserve">The workflow is demonstrated in Fig. 4.4.2.1. </w:t>
      </w:r>
      <w:r w:rsidDel="00000000" w:rsidR="00000000" w:rsidRPr="00000000">
        <w:rPr>
          <w:rtl w:val="0"/>
        </w:rPr>
      </w:r>
    </w:p>
    <w:p w:rsidR="00000000" w:rsidDel="00000000" w:rsidP="00000000" w:rsidRDefault="00000000" w:rsidRPr="00000000" w14:paraId="0000030A">
      <w:pPr>
        <w:spacing w:line="276"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0B">
      <w:pPr>
        <w:spacing w:line="276" w:lineRule="auto"/>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The objective function measures how far the RZT deviates from 25°C, adding penalties when RZT is too high or too low, and favoring values close to this ideal temperature. The goal of Bayesian optimization is to minimize the error in RZT over multiple iterations. Instead of evaluating the objective function (computationally expensive) directly each time, Bayesian optimization relies on this surrogate model to balance exploration of new regions and exploitation of known promising areas.</w:t>
      </w:r>
    </w:p>
    <w:p w:rsidR="00000000" w:rsidDel="00000000" w:rsidP="00000000" w:rsidRDefault="00000000" w:rsidRPr="00000000" w14:paraId="0000030C">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30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609850" cy="5241627"/>
            <wp:effectExtent b="0" l="0" r="0" t="0"/>
            <wp:docPr id="1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609850" cy="5241627"/>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4.5.3 Flow diagram representing the working of Bayesian Optimization</w:t>
      </w:r>
    </w:p>
    <w:p w:rsidR="00000000" w:rsidDel="00000000" w:rsidP="00000000" w:rsidRDefault="00000000" w:rsidRPr="00000000" w14:paraId="0000030F">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spacing w:line="276"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Based on data understanding, we realize that temperatures vary over different depths. Thus we employ exponential decay to determine weights associated with temperatures available at depths 10, 20, 40 and 80 cms. We also determine features that are highly correlated with temperature using the </w:t>
      </w:r>
      <w:r w:rsidDel="00000000" w:rsidR="00000000" w:rsidRPr="00000000">
        <w:rPr>
          <w:rFonts w:ascii="Times New Roman" w:cs="Times New Roman" w:eastAsia="Times New Roman" w:hAnsi="Times New Roman"/>
          <w:color w:val="222222"/>
          <w:sz w:val="24"/>
          <w:szCs w:val="24"/>
          <w:highlight w:val="white"/>
          <w:rtl w:val="0"/>
        </w:rPr>
        <w:t xml:space="preserve">correlation heat map shown in Fig 4.4.2.2</w:t>
      </w:r>
    </w:p>
    <w:p w:rsidR="00000000" w:rsidDel="00000000" w:rsidP="00000000" w:rsidRDefault="00000000" w:rsidRPr="00000000" w14:paraId="00000312">
      <w:pPr>
        <w:spacing w:line="276"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6150300" cy="5676900"/>
            <wp:effectExtent b="0" l="0" r="0" t="0"/>
            <wp:docPr id="11"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615030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spacing w:line="276" w:lineRule="auto"/>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Fig. 4.5.4 </w:t>
      </w:r>
      <w:r w:rsidDel="00000000" w:rsidR="00000000" w:rsidRPr="00000000">
        <w:rPr>
          <w:rFonts w:ascii="Times New Roman" w:cs="Times New Roman" w:eastAsia="Times New Roman" w:hAnsi="Times New Roman"/>
          <w:sz w:val="24"/>
          <w:szCs w:val="24"/>
          <w:rtl w:val="0"/>
        </w:rPr>
        <w:t xml:space="preserve">Correlation heatmap illustrating the relationships between various soil parameters</w:t>
      </w:r>
      <w:r w:rsidDel="00000000" w:rsidR="00000000" w:rsidRPr="00000000">
        <w:rPr>
          <w:rtl w:val="0"/>
        </w:rPr>
      </w:r>
    </w:p>
    <w:p w:rsidR="00000000" w:rsidDel="00000000" w:rsidP="00000000" w:rsidRDefault="00000000" w:rsidRPr="00000000" w14:paraId="00000314">
      <w:pPr>
        <w:pStyle w:val="Heading2"/>
        <w:spacing w:line="276" w:lineRule="auto"/>
        <w:ind w:left="0" w:firstLine="0"/>
        <w:rPr>
          <w:rFonts w:ascii="Times New Roman" w:cs="Times New Roman" w:eastAsia="Times New Roman" w:hAnsi="Times New Roman"/>
        </w:rPr>
      </w:pPr>
      <w:bookmarkStart w:colFirst="0" w:colLast="0" w:name="_s8txc82bdyut" w:id="49"/>
      <w:bookmarkEnd w:id="49"/>
      <w:r w:rsidDel="00000000" w:rsidR="00000000" w:rsidRPr="00000000">
        <w:rPr>
          <w:rtl w:val="0"/>
        </w:rPr>
      </w:r>
    </w:p>
    <w:p w:rsidR="00000000" w:rsidDel="00000000" w:rsidP="00000000" w:rsidRDefault="00000000" w:rsidRPr="00000000" w14:paraId="00000315">
      <w:pPr>
        <w:pStyle w:val="Heading2"/>
        <w:spacing w:line="276" w:lineRule="auto"/>
        <w:ind w:left="0" w:firstLine="0"/>
        <w:rPr>
          <w:rFonts w:ascii="Times New Roman" w:cs="Times New Roman" w:eastAsia="Times New Roman" w:hAnsi="Times New Roman"/>
        </w:rPr>
      </w:pPr>
      <w:bookmarkStart w:colFirst="0" w:colLast="0" w:name="_ltudg3mhknf7" w:id="50"/>
      <w:bookmarkEnd w:id="50"/>
      <w:r w:rsidDel="00000000" w:rsidR="00000000" w:rsidRPr="00000000">
        <w:rPr>
          <w:rtl w:val="0"/>
        </w:rPr>
      </w:r>
    </w:p>
    <w:p w:rsidR="00000000" w:rsidDel="00000000" w:rsidP="00000000" w:rsidRDefault="00000000" w:rsidRPr="00000000" w14:paraId="00000316">
      <w:pPr>
        <w:pStyle w:val="Heading2"/>
        <w:spacing w:before="160" w:lineRule="auto"/>
        <w:ind w:left="0" w:firstLine="0"/>
        <w:rPr>
          <w:rFonts w:ascii="Times New Roman" w:cs="Times New Roman" w:eastAsia="Times New Roman" w:hAnsi="Times New Roman"/>
        </w:rPr>
      </w:pPr>
      <w:bookmarkStart w:colFirst="0" w:colLast="0" w:name="_1yhwtmk489vr" w:id="51"/>
      <w:bookmarkEnd w:id="51"/>
      <w:r w:rsidDel="00000000" w:rsidR="00000000" w:rsidRPr="00000000">
        <w:rPr>
          <w:rtl w:val="0"/>
        </w:rPr>
      </w:r>
    </w:p>
    <w:p w:rsidR="00000000" w:rsidDel="00000000" w:rsidP="00000000" w:rsidRDefault="00000000" w:rsidRPr="00000000" w14:paraId="00000317">
      <w:pPr>
        <w:pStyle w:val="Heading2"/>
        <w:spacing w:before="160" w:lineRule="auto"/>
        <w:ind w:left="0" w:firstLine="0"/>
        <w:rPr>
          <w:rFonts w:ascii="Times New Roman" w:cs="Times New Roman" w:eastAsia="Times New Roman" w:hAnsi="Times New Roman"/>
        </w:rPr>
      </w:pPr>
      <w:bookmarkStart w:colFirst="0" w:colLast="0" w:name="_h85rzhlcwyc2" w:id="52"/>
      <w:bookmarkEnd w:id="52"/>
      <w:r w:rsidDel="00000000" w:rsidR="00000000" w:rsidRPr="00000000">
        <w:rPr>
          <w:rtl w:val="0"/>
        </w:rPr>
      </w:r>
    </w:p>
    <w:p w:rsidR="00000000" w:rsidDel="00000000" w:rsidP="00000000" w:rsidRDefault="00000000" w:rsidRPr="00000000" w14:paraId="00000318">
      <w:pPr>
        <w:pStyle w:val="Heading2"/>
        <w:spacing w:before="160" w:lineRule="auto"/>
        <w:ind w:left="0" w:firstLine="0"/>
        <w:rPr>
          <w:rFonts w:ascii="Times New Roman" w:cs="Times New Roman" w:eastAsia="Times New Roman" w:hAnsi="Times New Roman"/>
        </w:rPr>
      </w:pPr>
      <w:bookmarkStart w:colFirst="0" w:colLast="0" w:name="_tr8ngx1psmtx" w:id="53"/>
      <w:bookmarkEnd w:id="53"/>
      <w:r w:rsidDel="00000000" w:rsidR="00000000" w:rsidRPr="00000000">
        <w:rPr>
          <w:rtl w:val="0"/>
        </w:rPr>
      </w:r>
    </w:p>
    <w:p w:rsidR="00000000" w:rsidDel="00000000" w:rsidP="00000000" w:rsidRDefault="00000000" w:rsidRPr="00000000" w14:paraId="00000319">
      <w:pPr>
        <w:pStyle w:val="Heading2"/>
        <w:spacing w:before="160" w:lineRule="auto"/>
        <w:ind w:left="0" w:firstLine="0"/>
        <w:rPr>
          <w:rFonts w:ascii="Times New Roman" w:cs="Times New Roman" w:eastAsia="Times New Roman" w:hAnsi="Times New Roman"/>
        </w:rPr>
      </w:pPr>
      <w:bookmarkStart w:colFirst="0" w:colLast="0" w:name="_4l2gufobqa8c" w:id="54"/>
      <w:bookmarkEnd w:id="54"/>
      <w:r w:rsidDel="00000000" w:rsidR="00000000" w:rsidRPr="00000000">
        <w:rPr>
          <w:rtl w:val="0"/>
        </w:rPr>
      </w:r>
    </w:p>
    <w:p w:rsidR="00000000" w:rsidDel="00000000" w:rsidP="00000000" w:rsidRDefault="00000000" w:rsidRPr="00000000" w14:paraId="0000031A">
      <w:pPr>
        <w:pStyle w:val="Heading2"/>
        <w:spacing w:before="160" w:lineRule="auto"/>
        <w:ind w:left="0" w:firstLine="0"/>
        <w:rPr>
          <w:rFonts w:ascii="Times New Roman" w:cs="Times New Roman" w:eastAsia="Times New Roman" w:hAnsi="Times New Roman"/>
        </w:rPr>
      </w:pPr>
      <w:bookmarkStart w:colFirst="0" w:colLast="0" w:name="_7ck0s39l85zv" w:id="55"/>
      <w:bookmarkEnd w:id="55"/>
      <w:r w:rsidDel="00000000" w:rsidR="00000000" w:rsidRPr="00000000">
        <w:rPr>
          <w:rtl w:val="0"/>
        </w:rPr>
      </w:r>
    </w:p>
    <w:p w:rsidR="00000000" w:rsidDel="00000000" w:rsidP="00000000" w:rsidRDefault="00000000" w:rsidRPr="00000000" w14:paraId="0000031B">
      <w:pPr>
        <w:pStyle w:val="Heading2"/>
        <w:spacing w:line="276" w:lineRule="auto"/>
        <w:ind w:left="0" w:firstLine="0"/>
        <w:rPr>
          <w:rFonts w:ascii="Times New Roman" w:cs="Times New Roman" w:eastAsia="Times New Roman" w:hAnsi="Times New Roman"/>
        </w:rPr>
      </w:pPr>
      <w:bookmarkStart w:colFirst="0" w:colLast="0" w:name="_2h70vzz55nlb" w:id="56"/>
      <w:bookmarkEnd w:id="56"/>
      <w:r w:rsidDel="00000000" w:rsidR="00000000" w:rsidRPr="00000000">
        <w:rPr>
          <w:rtl w:val="0"/>
        </w:rPr>
      </w:r>
    </w:p>
    <w:p w:rsidR="00000000" w:rsidDel="00000000" w:rsidP="00000000" w:rsidRDefault="00000000" w:rsidRPr="00000000" w14:paraId="0000031C">
      <w:pPr>
        <w:pStyle w:val="Heading2"/>
        <w:spacing w:line="276" w:lineRule="auto"/>
        <w:ind w:left="0" w:firstLine="0"/>
        <w:rPr>
          <w:rFonts w:ascii="Times New Roman" w:cs="Times New Roman" w:eastAsia="Times New Roman" w:hAnsi="Times New Roman"/>
        </w:rPr>
      </w:pPr>
      <w:bookmarkStart w:colFirst="0" w:colLast="0" w:name="_4pa6grhe7e0z" w:id="57"/>
      <w:bookmarkEnd w:id="57"/>
      <w:r w:rsidDel="00000000" w:rsidR="00000000" w:rsidRPr="00000000">
        <w:rPr>
          <w:rtl w:val="0"/>
        </w:rPr>
      </w:r>
    </w:p>
    <w:p w:rsidR="00000000" w:rsidDel="00000000" w:rsidP="00000000" w:rsidRDefault="00000000" w:rsidRPr="00000000" w14:paraId="0000031D">
      <w:pPr>
        <w:pStyle w:val="Heading2"/>
        <w:spacing w:line="276" w:lineRule="auto"/>
        <w:ind w:left="0" w:firstLine="0"/>
        <w:rPr>
          <w:rFonts w:ascii="Times New Roman" w:cs="Times New Roman" w:eastAsia="Times New Roman" w:hAnsi="Times New Roman"/>
        </w:rPr>
      </w:pPr>
      <w:bookmarkStart w:colFirst="0" w:colLast="0" w:name="_q8ccl9bl43dn" w:id="58"/>
      <w:bookmarkEnd w:id="58"/>
      <w:r w:rsidDel="00000000" w:rsidR="00000000" w:rsidRPr="00000000">
        <w:rPr>
          <w:rtl w:val="0"/>
        </w:rPr>
      </w:r>
    </w:p>
    <w:p w:rsidR="00000000" w:rsidDel="00000000" w:rsidP="00000000" w:rsidRDefault="00000000" w:rsidRPr="00000000" w14:paraId="0000031E">
      <w:pPr>
        <w:pStyle w:val="Heading2"/>
        <w:spacing w:line="276" w:lineRule="auto"/>
        <w:ind w:left="0" w:firstLine="0"/>
        <w:rPr>
          <w:rFonts w:ascii="Times New Roman" w:cs="Times New Roman" w:eastAsia="Times New Roman" w:hAnsi="Times New Roman"/>
        </w:rPr>
      </w:pPr>
      <w:bookmarkStart w:colFirst="0" w:colLast="0" w:name="_glhfiw4m4ae6" w:id="59"/>
      <w:bookmarkEnd w:id="59"/>
      <w:r w:rsidDel="00000000" w:rsidR="00000000" w:rsidRPr="00000000">
        <w:rPr>
          <w:rtl w:val="0"/>
        </w:rPr>
      </w:r>
    </w:p>
    <w:p w:rsidR="00000000" w:rsidDel="00000000" w:rsidP="00000000" w:rsidRDefault="00000000" w:rsidRPr="00000000" w14:paraId="0000031F">
      <w:pPr>
        <w:pStyle w:val="Heading2"/>
        <w:spacing w:line="276" w:lineRule="auto"/>
        <w:ind w:left="0" w:firstLine="0"/>
        <w:rPr>
          <w:rFonts w:ascii="Times New Roman" w:cs="Times New Roman" w:eastAsia="Times New Roman" w:hAnsi="Times New Roman"/>
        </w:rPr>
      </w:pPr>
      <w:bookmarkStart w:colFirst="0" w:colLast="0" w:name="_v5byqthpfdpn" w:id="60"/>
      <w:bookmarkEnd w:id="60"/>
      <w:r w:rsidDel="00000000" w:rsidR="00000000" w:rsidRPr="00000000">
        <w:rPr>
          <w:rtl w:val="0"/>
        </w:rPr>
      </w:r>
    </w:p>
    <w:p w:rsidR="00000000" w:rsidDel="00000000" w:rsidP="00000000" w:rsidRDefault="00000000" w:rsidRPr="00000000" w14:paraId="00000320">
      <w:pPr>
        <w:pStyle w:val="Heading2"/>
        <w:spacing w:line="276" w:lineRule="auto"/>
        <w:ind w:left="0" w:firstLine="0"/>
        <w:rPr>
          <w:rFonts w:ascii="Times New Roman" w:cs="Times New Roman" w:eastAsia="Times New Roman" w:hAnsi="Times New Roman"/>
        </w:rPr>
      </w:pPr>
      <w:bookmarkStart w:colFirst="0" w:colLast="0" w:name="_nq4b11kby63s" w:id="61"/>
      <w:bookmarkEnd w:id="61"/>
      <w:r w:rsidDel="00000000" w:rsidR="00000000" w:rsidRPr="00000000">
        <w:rPr>
          <w:rtl w:val="0"/>
        </w:rPr>
      </w:r>
    </w:p>
    <w:p w:rsidR="00000000" w:rsidDel="00000000" w:rsidP="00000000" w:rsidRDefault="00000000" w:rsidRPr="00000000" w14:paraId="00000321">
      <w:pPr>
        <w:pStyle w:val="Heading2"/>
        <w:spacing w:line="276" w:lineRule="auto"/>
        <w:ind w:left="0" w:firstLine="0"/>
        <w:rPr>
          <w:rFonts w:ascii="Times New Roman" w:cs="Times New Roman" w:eastAsia="Times New Roman" w:hAnsi="Times New Roman"/>
        </w:rPr>
      </w:pPr>
      <w:bookmarkStart w:colFirst="0" w:colLast="0" w:name="_bsu6lvxga4vp" w:id="62"/>
      <w:bookmarkEnd w:id="62"/>
      <w:r w:rsidDel="00000000" w:rsidR="00000000" w:rsidRPr="00000000">
        <w:rPr>
          <w:rFonts w:ascii="Times New Roman" w:cs="Times New Roman" w:eastAsia="Times New Roman" w:hAnsi="Times New Roman"/>
          <w:rtl w:val="0"/>
        </w:rPr>
        <w:t xml:space="preserve">4.6 PROPOSED SOLUTION</w:t>
      </w:r>
    </w:p>
    <w:p w:rsidR="00000000" w:rsidDel="00000000" w:rsidP="00000000" w:rsidRDefault="00000000" w:rsidRPr="00000000" w14:paraId="0000032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4.6.1 </w:t>
      </w:r>
      <w:r w:rsidDel="00000000" w:rsidR="00000000" w:rsidRPr="00000000">
        <w:rPr>
          <w:rFonts w:ascii="Times New Roman" w:cs="Times New Roman" w:eastAsia="Times New Roman" w:hAnsi="Times New Roman"/>
          <w:b w:val="1"/>
          <w:color w:val="222222"/>
          <w:sz w:val="24"/>
          <w:szCs w:val="24"/>
          <w:highlight w:val="white"/>
          <w:rtl w:val="0"/>
        </w:rPr>
        <w:t xml:space="preserve">Temporal forecasting and analysis of soil heat flux values</w:t>
      </w:r>
      <w:r w:rsidDel="00000000" w:rsidR="00000000" w:rsidRPr="00000000">
        <w:rPr>
          <w:rtl w:val="0"/>
        </w:rPr>
      </w:r>
    </w:p>
    <w:p w:rsidR="00000000" w:rsidDel="00000000" w:rsidP="00000000" w:rsidRDefault="00000000" w:rsidRPr="00000000" w14:paraId="00000324">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1. Temporal Convolution Network:</w:t>
      </w:r>
    </w:p>
    <w:p w:rsidR="00000000" w:rsidDel="00000000" w:rsidP="00000000" w:rsidRDefault="00000000" w:rsidRPr="00000000" w14:paraId="0000032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6">
      <w:pPr>
        <w:numPr>
          <w:ilvl w:val="0"/>
          <w:numId w:val="16"/>
        </w:numPr>
        <w:spacing w:line="276" w:lineRule="auto"/>
        <w:ind w:left="72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TCNs use 1D convolutional layers with causal convolutions to ensure that the output at time step t only depends on the inputs from time steps t and earlier, preserving the temporal order.</w:t>
      </w:r>
    </w:p>
    <w:p w:rsidR="00000000" w:rsidDel="00000000" w:rsidP="00000000" w:rsidRDefault="00000000" w:rsidRPr="00000000" w14:paraId="00000327">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8">
      <w:pPr>
        <w:numPr>
          <w:ilvl w:val="0"/>
          <w:numId w:val="16"/>
        </w:numPr>
        <w:spacing w:line="276" w:lineRule="auto"/>
        <w:ind w:left="72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TCNs incorporate dilated convolutions to expand the receptive field of the model exponentially, allowing it to capture long-range dependencies efficiently.</w:t>
      </w:r>
    </w:p>
    <w:p w:rsidR="00000000" w:rsidDel="00000000" w:rsidP="00000000" w:rsidRDefault="00000000" w:rsidRPr="00000000" w14:paraId="00000329">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A">
      <w:pPr>
        <w:numPr>
          <w:ilvl w:val="0"/>
          <w:numId w:val="16"/>
        </w:numPr>
        <w:spacing w:line="276" w:lineRule="auto"/>
        <w:ind w:left="72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These networks use residual connections to facilitate the training of deep networks, preventing the vanishing gradient problem.</w:t>
      </w:r>
    </w:p>
    <w:p w:rsidR="00000000" w:rsidDel="00000000" w:rsidP="00000000" w:rsidRDefault="00000000" w:rsidRPr="00000000" w14:paraId="0000032B">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C">
      <w:pPr>
        <w:numPr>
          <w:ilvl w:val="0"/>
          <w:numId w:val="16"/>
        </w:numPr>
        <w:spacing w:line="276" w:lineRule="auto"/>
        <w:ind w:left="72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TCNs can handle variable-length input sequences and are particularly effective in tasks that involve temporal sequences, such as forecasting.</w:t>
      </w:r>
    </w:p>
    <w:p w:rsidR="00000000" w:rsidDel="00000000" w:rsidP="00000000" w:rsidRDefault="00000000" w:rsidRPr="00000000" w14:paraId="0000032D">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E">
      <w:pPr>
        <w:numPr>
          <w:ilvl w:val="0"/>
          <w:numId w:val="16"/>
        </w:numPr>
        <w:spacing w:line="276" w:lineRule="auto"/>
        <w:ind w:left="72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By adjusting the dilation factor and the number of layers, TCNs can be tuned to capture both short-term and long-term patterns in the data.</w:t>
      </w:r>
    </w:p>
    <w:p w:rsidR="00000000" w:rsidDel="00000000" w:rsidP="00000000" w:rsidRDefault="00000000" w:rsidRPr="00000000" w14:paraId="0000032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773738" cy="4272208"/>
            <wp:effectExtent b="0" l="0" r="0" t="0"/>
            <wp:docPr id="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773738" cy="4272208"/>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4.6.1 Architecture of  Temporal Convolutional Network (TCN)</w:t>
      </w:r>
    </w:p>
    <w:p w:rsidR="00000000" w:rsidDel="00000000" w:rsidP="00000000" w:rsidRDefault="00000000" w:rsidRPr="00000000" w14:paraId="00000333">
      <w:pPr>
        <w:spacing w:before="80" w:line="360"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334">
      <w:pPr>
        <w:spacing w:before="80" w:line="360"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Mathematical representation of TCN:</w:t>
      </w:r>
    </w:p>
    <w:p w:rsidR="00000000" w:rsidDel="00000000" w:rsidP="00000000" w:rsidRDefault="00000000" w:rsidRPr="00000000" w14:paraId="00000335">
      <w:pPr>
        <w:numPr>
          <w:ilvl w:val="0"/>
          <w:numId w:val="29"/>
        </w:numPr>
        <w:spacing w:before="80" w:line="360" w:lineRule="auto"/>
        <w:ind w:left="1440" w:right="560" w:hanging="360"/>
        <w:jc w:val="both"/>
        <w:rPr>
          <w:b w:val="0"/>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Input Representation</w:t>
      </w:r>
      <w:r w:rsidDel="00000000" w:rsidR="00000000" w:rsidRPr="00000000">
        <w:rPr>
          <w:rFonts w:ascii="Times New Roman" w:cs="Times New Roman" w:eastAsia="Times New Roman" w:hAnsi="Times New Roman"/>
          <w:color w:val="222222"/>
          <w:sz w:val="24"/>
          <w:szCs w:val="24"/>
          <w:highlight w:val="white"/>
          <w:rtl w:val="0"/>
        </w:rPr>
        <w:t xml:space="preserve">: The matrix X shows input data with dimensions 60x8, representing time series data for 60 time steps and 8 features (e.g., volume, conductivity, net radiation, etc.).</w:t>
      </w:r>
    </w:p>
    <w:p w:rsidR="00000000" w:rsidDel="00000000" w:rsidP="00000000" w:rsidRDefault="00000000" w:rsidRPr="00000000" w14:paraId="00000336">
      <w:pPr>
        <w:spacing w:before="80" w:line="360" w:lineRule="auto"/>
        <w:ind w:left="1440" w:right="56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9050" distT="19050" distL="19050" distR="19050">
            <wp:extent cx="4011613" cy="1276043"/>
            <wp:effectExtent b="0" l="0" r="0" t="0"/>
            <wp:docPr id="20" name="image12.png"/>
            <a:graphic>
              <a:graphicData uri="http://schemas.openxmlformats.org/drawingml/2006/picture">
                <pic:pic>
                  <pic:nvPicPr>
                    <pic:cNvPr id="0" name="image12.png"/>
                    <pic:cNvPicPr preferRelativeResize="0"/>
                  </pic:nvPicPr>
                  <pic:blipFill>
                    <a:blip r:embed="rId20"/>
                    <a:srcRect b="0" l="9085" r="4386" t="0"/>
                    <a:stretch>
                      <a:fillRect/>
                    </a:stretch>
                  </pic:blipFill>
                  <pic:spPr>
                    <a:xfrm>
                      <a:off x="0" y="0"/>
                      <a:ext cx="4011613" cy="1276043"/>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highlight w:val="white"/>
          <w:rtl w:val="0"/>
        </w:rPr>
        <w:t xml:space="preserve">          (1)       </w:t>
      </w:r>
    </w:p>
    <w:p w:rsidR="00000000" w:rsidDel="00000000" w:rsidP="00000000" w:rsidRDefault="00000000" w:rsidRPr="00000000" w14:paraId="00000337">
      <w:pPr>
        <w:spacing w:before="80" w:line="360" w:lineRule="auto"/>
        <w:ind w:left="1440" w:right="56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38">
      <w:pPr>
        <w:numPr>
          <w:ilvl w:val="0"/>
          <w:numId w:val="29"/>
        </w:numPr>
        <w:spacing w:before="80" w:line="360" w:lineRule="auto"/>
        <w:ind w:left="1440" w:right="560" w:hanging="360"/>
        <w:jc w:val="both"/>
        <w:rPr>
          <w:b w:val="0"/>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Convolution Operation</w:t>
      </w:r>
      <w:r w:rsidDel="00000000" w:rsidR="00000000" w:rsidRPr="00000000">
        <w:rPr>
          <w:rFonts w:ascii="Times New Roman" w:cs="Times New Roman" w:eastAsia="Times New Roman" w:hAnsi="Times New Roman"/>
          <w:color w:val="222222"/>
          <w:sz w:val="24"/>
          <w:szCs w:val="24"/>
          <w:highlight w:val="white"/>
          <w:rtl w:val="0"/>
        </w:rPr>
        <w:t xml:space="preserve">: The equation represents the convolution operation where y[n,j]y[n,j]y[n,j] is calculated by summing the product of a filter K over the input sequence X. The result is a feature map with 16 filters (represented by j).</w:t>
      </w:r>
    </w:p>
    <w:p w:rsidR="00000000" w:rsidDel="00000000" w:rsidP="00000000" w:rsidRDefault="00000000" w:rsidRPr="00000000" w14:paraId="00000339">
      <w:pPr>
        <w:spacing w:before="80" w:line="360" w:lineRule="auto"/>
        <w:ind w:left="1440" w:right="56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9050" distT="19050" distL="19050" distR="19050">
            <wp:extent cx="4306888" cy="723900"/>
            <wp:effectExtent b="0" l="0" r="0" t="0"/>
            <wp:docPr id="29"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4306888" cy="723900"/>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highlight w:val="white"/>
          <w:rtl w:val="0"/>
        </w:rPr>
        <w:t xml:space="preserve">   (2)</w:t>
      </w:r>
    </w:p>
    <w:p w:rsidR="00000000" w:rsidDel="00000000" w:rsidP="00000000" w:rsidRDefault="00000000" w:rsidRPr="00000000" w14:paraId="0000033A">
      <w:pPr>
        <w:spacing w:before="80" w:line="360" w:lineRule="auto"/>
        <w:ind w:left="1440" w:right="56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3B">
      <w:pPr>
        <w:numPr>
          <w:ilvl w:val="0"/>
          <w:numId w:val="29"/>
        </w:numPr>
        <w:spacing w:before="80" w:line="360" w:lineRule="auto"/>
        <w:ind w:left="1440" w:right="560" w:hanging="360"/>
        <w:jc w:val="both"/>
        <w:rPr>
          <w:b w:val="0"/>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Dropout Application</w:t>
      </w:r>
      <w:r w:rsidDel="00000000" w:rsidR="00000000" w:rsidRPr="00000000">
        <w:rPr>
          <w:rFonts w:ascii="Times New Roman" w:cs="Times New Roman" w:eastAsia="Times New Roman" w:hAnsi="Times New Roman"/>
          <w:color w:val="222222"/>
          <w:sz w:val="24"/>
          <w:szCs w:val="24"/>
          <w:highlight w:val="white"/>
          <w:rtl w:val="0"/>
        </w:rPr>
        <w:t xml:space="preserve">: A dropout layer with a probability of p=0.05 is applied to prevent overfitting by randomly setting a fraction of input units y′ to zero during training.</w:t>
      </w:r>
    </w:p>
    <w:p w:rsidR="00000000" w:rsidDel="00000000" w:rsidP="00000000" w:rsidRDefault="00000000" w:rsidRPr="00000000" w14:paraId="0000033C">
      <w:pPr>
        <w:spacing w:before="80" w:line="360" w:lineRule="auto"/>
        <w:ind w:left="1440" w:right="56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Pr>
        <w:drawing>
          <wp:inline distB="19050" distT="19050" distL="19050" distR="19050">
            <wp:extent cx="2381250" cy="386928"/>
            <wp:effectExtent b="0" l="0" r="0" t="0"/>
            <wp:docPr id="6"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2381250" cy="386928"/>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highlight w:val="white"/>
          <w:rtl w:val="0"/>
        </w:rPr>
        <w:t xml:space="preserve">                                           (3)</w:t>
      </w:r>
    </w:p>
    <w:p w:rsidR="00000000" w:rsidDel="00000000" w:rsidP="00000000" w:rsidRDefault="00000000" w:rsidRPr="00000000" w14:paraId="0000033D">
      <w:pPr>
        <w:spacing w:before="80" w:line="360" w:lineRule="auto"/>
        <w:ind w:left="1440" w:right="56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3E">
      <w:pPr>
        <w:numPr>
          <w:ilvl w:val="0"/>
          <w:numId w:val="29"/>
        </w:numPr>
        <w:spacing w:before="80" w:line="360" w:lineRule="auto"/>
        <w:ind w:left="1440" w:right="560" w:hanging="360"/>
        <w:jc w:val="both"/>
        <w:rPr>
          <w:b w:val="0"/>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Output Layer Calculation</w:t>
      </w:r>
      <w:r w:rsidDel="00000000" w:rsidR="00000000" w:rsidRPr="00000000">
        <w:rPr>
          <w:rFonts w:ascii="Times New Roman" w:cs="Times New Roman" w:eastAsia="Times New Roman" w:hAnsi="Times New Roman"/>
          <w:color w:val="222222"/>
          <w:sz w:val="24"/>
          <w:szCs w:val="24"/>
          <w:highlight w:val="white"/>
          <w:rtl w:val="0"/>
        </w:rPr>
        <w:t xml:space="preserve">: The output layer calculation involves flattening the dropout result and applying a linear transformation with weights W and bias b to produce the final output prediction.</w:t>
      </w:r>
    </w:p>
    <w:p w:rsidR="00000000" w:rsidDel="00000000" w:rsidP="00000000" w:rsidRDefault="00000000" w:rsidRPr="00000000" w14:paraId="0000033F">
      <w:pPr>
        <w:spacing w:before="80" w:line="360" w:lineRule="auto"/>
        <w:ind w:left="1440" w:right="56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Pr>
        <w:drawing>
          <wp:inline distB="19050" distT="19050" distL="19050" distR="19050">
            <wp:extent cx="2085975" cy="369565"/>
            <wp:effectExtent b="0" l="0" r="0" t="0"/>
            <wp:docPr id="8"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2085975" cy="369565"/>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highlight w:val="white"/>
          <w:rtl w:val="0"/>
        </w:rPr>
        <w:t xml:space="preserve">                                             (4)</w:t>
      </w:r>
    </w:p>
    <w:p w:rsidR="00000000" w:rsidDel="00000000" w:rsidP="00000000" w:rsidRDefault="00000000" w:rsidRPr="00000000" w14:paraId="00000340">
      <w:pPr>
        <w:spacing w:before="80" w:line="360" w:lineRule="auto"/>
        <w:ind w:left="1440" w:right="56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41">
      <w:pPr>
        <w:spacing w:before="80" w:line="360" w:lineRule="auto"/>
        <w:ind w:left="1440" w:right="56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42">
      <w:pPr>
        <w:spacing w:before="80" w:line="360"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43">
      <w:pPr>
        <w:spacing w:before="80" w:line="360"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2. Artificial Neural Network:</w:t>
      </w:r>
    </w:p>
    <w:p w:rsidR="00000000" w:rsidDel="00000000" w:rsidP="00000000" w:rsidRDefault="00000000" w:rsidRPr="00000000" w14:paraId="00000344">
      <w:pPr>
        <w:numPr>
          <w:ilvl w:val="0"/>
          <w:numId w:val="15"/>
        </w:numPr>
        <w:spacing w:after="0" w:afterAutospacing="0" w:before="80" w:line="360" w:lineRule="auto"/>
        <w:ind w:left="720" w:right="560" w:hanging="360"/>
        <w:jc w:val="both"/>
        <w:rPr>
          <w:rFonts w:ascii="Times New Roman" w:cs="Times New Roman" w:eastAsia="Times New Roman" w:hAnsi="Times New Roman"/>
          <w:b w:val="0"/>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ANNs are composed of layers of interconnected neurons, typically including input, hidden, and output layers, which allow for processing complex data.</w:t>
      </w:r>
    </w:p>
    <w:p w:rsidR="00000000" w:rsidDel="00000000" w:rsidP="00000000" w:rsidRDefault="00000000" w:rsidRPr="00000000" w14:paraId="00000345">
      <w:pPr>
        <w:numPr>
          <w:ilvl w:val="0"/>
          <w:numId w:val="15"/>
        </w:numPr>
        <w:spacing w:after="0" w:afterAutospacing="0" w:before="0" w:beforeAutospacing="0" w:line="360" w:lineRule="auto"/>
        <w:ind w:left="720" w:right="560" w:hanging="360"/>
        <w:jc w:val="both"/>
        <w:rPr>
          <w:rFonts w:ascii="Times New Roman" w:cs="Times New Roman" w:eastAsia="Times New Roman" w:hAnsi="Times New Roman"/>
          <w:b w:val="0"/>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They learn by adjusting connection weights through backpropagation, minimizing the error between predicted and actual outputs.</w:t>
      </w:r>
    </w:p>
    <w:p w:rsidR="00000000" w:rsidDel="00000000" w:rsidP="00000000" w:rsidRDefault="00000000" w:rsidRPr="00000000" w14:paraId="00000346">
      <w:pPr>
        <w:numPr>
          <w:ilvl w:val="0"/>
          <w:numId w:val="15"/>
        </w:numPr>
        <w:spacing w:before="0" w:beforeAutospacing="0" w:line="360" w:lineRule="auto"/>
        <w:ind w:left="720" w:right="560" w:hanging="360"/>
        <w:jc w:val="both"/>
        <w:rPr>
          <w:rFonts w:ascii="Times New Roman" w:cs="Times New Roman" w:eastAsia="Times New Roman" w:hAnsi="Times New Roman"/>
          <w:b w:val="0"/>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Non-linearity is introduced using activation functions such as sigmoid, ReLU, and tanh, enabling the network to capture complex patterns in data.</w:t>
      </w:r>
    </w:p>
    <w:p w:rsidR="00000000" w:rsidDel="00000000" w:rsidP="00000000" w:rsidRDefault="00000000" w:rsidRPr="00000000" w14:paraId="00000347">
      <w:pPr>
        <w:spacing w:before="80" w:line="360"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model consists of an </w:t>
      </w:r>
      <w:r w:rsidDel="00000000" w:rsidR="00000000" w:rsidRPr="00000000">
        <w:rPr>
          <w:rFonts w:ascii="Times New Roman" w:cs="Times New Roman" w:eastAsia="Times New Roman" w:hAnsi="Times New Roman"/>
          <w:b w:val="1"/>
          <w:color w:val="222222"/>
          <w:sz w:val="24"/>
          <w:szCs w:val="24"/>
          <w:highlight w:val="white"/>
          <w:rtl w:val="0"/>
        </w:rPr>
        <w:t xml:space="preserve">input layer</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b w:val="1"/>
          <w:color w:val="222222"/>
          <w:sz w:val="24"/>
          <w:szCs w:val="24"/>
          <w:highlight w:val="white"/>
          <w:rtl w:val="0"/>
        </w:rPr>
        <w:t xml:space="preserve">two hidden layers</w:t>
      </w:r>
      <w:r w:rsidDel="00000000" w:rsidR="00000000" w:rsidRPr="00000000">
        <w:rPr>
          <w:rFonts w:ascii="Times New Roman" w:cs="Times New Roman" w:eastAsia="Times New Roman" w:hAnsi="Times New Roman"/>
          <w:color w:val="222222"/>
          <w:sz w:val="24"/>
          <w:szCs w:val="24"/>
          <w:highlight w:val="white"/>
          <w:rtl w:val="0"/>
        </w:rPr>
        <w:t xml:space="preserve">, and an </w:t>
      </w:r>
      <w:r w:rsidDel="00000000" w:rsidR="00000000" w:rsidRPr="00000000">
        <w:rPr>
          <w:rFonts w:ascii="Times New Roman" w:cs="Times New Roman" w:eastAsia="Times New Roman" w:hAnsi="Times New Roman"/>
          <w:b w:val="1"/>
          <w:color w:val="222222"/>
          <w:sz w:val="24"/>
          <w:szCs w:val="24"/>
          <w:highlight w:val="white"/>
          <w:rtl w:val="0"/>
        </w:rPr>
        <w:t xml:space="preserve">output layer</w:t>
      </w:r>
      <w:r w:rsidDel="00000000" w:rsidR="00000000" w:rsidRPr="00000000">
        <w:rPr>
          <w:rFonts w:ascii="Times New Roman" w:cs="Times New Roman" w:eastAsia="Times New Roman" w:hAnsi="Times New Roman"/>
          <w:color w:val="222222"/>
          <w:sz w:val="24"/>
          <w:szCs w:val="24"/>
          <w:highlight w:val="white"/>
          <w:rtl w:val="0"/>
        </w:rPr>
        <w:t xml:space="preserve">.</w:t>
      </w:r>
    </w:p>
    <w:p w:rsidR="00000000" w:rsidDel="00000000" w:rsidP="00000000" w:rsidRDefault="00000000" w:rsidRPr="00000000" w14:paraId="00000348">
      <w:pPr>
        <w:spacing w:before="80" w:line="360"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349">
      <w:pPr>
        <w:spacing w:before="80" w:line="360"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9050" distT="19050" distL="19050" distR="19050">
            <wp:extent cx="6150300" cy="4851400"/>
            <wp:effectExtent b="0" l="0" r="0" t="0"/>
            <wp:docPr id="24"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61503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spacing w:before="80" w:line="360" w:lineRule="auto"/>
        <w:ind w:right="56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Figure 4.6.2 Architecture of Artificial Neural Network</w:t>
        <w:br w:type="textWrapping"/>
      </w:r>
    </w:p>
    <w:p w:rsidR="00000000" w:rsidDel="00000000" w:rsidP="00000000" w:rsidRDefault="00000000" w:rsidRPr="00000000" w14:paraId="0000034B">
      <w:pPr>
        <w:spacing w:before="80" w:line="360" w:lineRule="auto"/>
        <w:ind w:right="560"/>
        <w:jc w:val="cente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4C">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4D">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4E">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34F">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350">
      <w:pP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Mathematical representation of ANN:</w:t>
      </w:r>
    </w:p>
    <w:p w:rsidR="00000000" w:rsidDel="00000000" w:rsidP="00000000" w:rsidRDefault="00000000" w:rsidRPr="00000000" w14:paraId="0000035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Vector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9050" distT="19050" distL="19050" distR="19050">
            <wp:extent cx="2449512" cy="493365"/>
            <wp:effectExtent b="0" l="0" r="0" t="0"/>
            <wp:docPr id="23"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2449512" cy="49336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(1)</w:t>
        <w:br w:type="textWrapping"/>
        <w:t xml:space="preserve">Represents the initial input features for the neural network.</w:t>
      </w:r>
    </w:p>
    <w:p w:rsidR="00000000" w:rsidDel="00000000" w:rsidP="00000000" w:rsidRDefault="00000000" w:rsidRPr="00000000" w14:paraId="0000035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First Hidden Layer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5">
      <w:pPr>
        <w:numPr>
          <w:ilvl w:val="0"/>
          <w:numId w:val="35"/>
        </w:numPr>
        <w:spacing w:after="240" w:before="240" w:line="276"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1"/>
          <w:sz w:val="24"/>
          <w:szCs w:val="24"/>
          <w:rtl w:val="0"/>
        </w:rPr>
        <w:t xml:space="preserve">Weighted Sum</w:t>
      </w:r>
    </w:p>
    <w:p w:rsidR="00000000" w:rsidDel="00000000" w:rsidP="00000000" w:rsidRDefault="00000000" w:rsidRPr="00000000" w14:paraId="00000356">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125663" cy="705650"/>
            <wp:effectExtent b="0" l="0" r="0" t="0"/>
            <wp:docPr id="14"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2125663" cy="7056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(2)</w:t>
      </w:r>
    </w:p>
    <w:p w:rsidR="00000000" w:rsidDel="00000000" w:rsidP="00000000" w:rsidRDefault="00000000" w:rsidRPr="00000000" w14:paraId="00000357">
      <w:pPr>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Computes the weighted sum of inputs for each neuron in the first hidden layer.</w:t>
      </w:r>
    </w:p>
    <w:p w:rsidR="00000000" w:rsidDel="00000000" w:rsidP="00000000" w:rsidRDefault="00000000" w:rsidRPr="00000000" w14:paraId="00000358">
      <w:pPr>
        <w:numPr>
          <w:ilvl w:val="0"/>
          <w:numId w:val="35"/>
        </w:numPr>
        <w:spacing w:after="240" w:before="240" w:line="276" w:lineRule="auto"/>
        <w:ind w:left="720" w:hanging="360"/>
        <w:rPr>
          <w:rFonts w:ascii="Arial MT" w:cs="Arial MT" w:eastAsia="Arial MT" w:hAnsi="Arial MT"/>
          <w:b w:val="0"/>
          <w:sz w:val="24"/>
          <w:szCs w:val="24"/>
        </w:rPr>
      </w:pPr>
      <w:r w:rsidDel="00000000" w:rsidR="00000000" w:rsidRPr="00000000">
        <w:rPr>
          <w:rFonts w:ascii="Times New Roman" w:cs="Times New Roman" w:eastAsia="Times New Roman" w:hAnsi="Times New Roman"/>
          <w:b w:val="1"/>
          <w:sz w:val="24"/>
          <w:szCs w:val="24"/>
          <w:rtl w:val="0"/>
        </w:rPr>
        <w:t xml:space="preserve">Activation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9">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1477963" cy="367403"/>
            <wp:effectExtent b="0" l="0" r="0" t="0"/>
            <wp:docPr id="19"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1477963" cy="36740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(3)</w:t>
      </w:r>
    </w:p>
    <w:p w:rsidR="00000000" w:rsidDel="00000000" w:rsidP="00000000" w:rsidRDefault="00000000" w:rsidRPr="00000000" w14:paraId="0000035A">
      <w:pPr>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Applies the ReLU activation to introduce non-linearity.</w:t>
      </w:r>
    </w:p>
    <w:p w:rsidR="00000000" w:rsidDel="00000000" w:rsidP="00000000" w:rsidRDefault="00000000" w:rsidRPr="00000000" w14:paraId="0000035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Second Hidden Layer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C">
      <w:pPr>
        <w:numPr>
          <w:ilvl w:val="0"/>
          <w:numId w:val="24"/>
        </w:numPr>
        <w:spacing w:after="240" w:before="240" w:line="276" w:lineRule="auto"/>
        <w:ind w:left="720" w:hanging="360"/>
        <w:rPr>
          <w:rFonts w:ascii="Arial MT" w:cs="Arial MT" w:eastAsia="Arial MT" w:hAnsi="Arial MT"/>
          <w:b w:val="0"/>
          <w:sz w:val="24"/>
          <w:szCs w:val="24"/>
        </w:rPr>
      </w:pPr>
      <w:r w:rsidDel="00000000" w:rsidR="00000000" w:rsidRPr="00000000">
        <w:rPr>
          <w:rFonts w:ascii="Times New Roman" w:cs="Times New Roman" w:eastAsia="Times New Roman" w:hAnsi="Times New Roman"/>
          <w:b w:val="1"/>
          <w:sz w:val="24"/>
          <w:szCs w:val="24"/>
          <w:rtl w:val="0"/>
        </w:rPr>
        <w:t xml:space="preserve">Weighted Sum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D">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478088" cy="619125"/>
            <wp:effectExtent b="0" l="0" r="0" t="0"/>
            <wp:docPr id="5"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2478088" cy="6191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(4)</w:t>
      </w:r>
    </w:p>
    <w:p w:rsidR="00000000" w:rsidDel="00000000" w:rsidP="00000000" w:rsidRDefault="00000000" w:rsidRPr="00000000" w14:paraId="0000035E">
      <w:pPr>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Calculates the weighted sum of activations from the first hidden layer.</w:t>
      </w:r>
    </w:p>
    <w:p w:rsidR="00000000" w:rsidDel="00000000" w:rsidP="00000000" w:rsidRDefault="00000000" w:rsidRPr="00000000" w14:paraId="0000035F">
      <w:pPr>
        <w:numPr>
          <w:ilvl w:val="0"/>
          <w:numId w:val="24"/>
        </w:numPr>
        <w:spacing w:after="240" w:before="240" w:line="276" w:lineRule="auto"/>
        <w:ind w:left="720" w:hanging="360"/>
        <w:rPr>
          <w:rFonts w:ascii="Arial MT" w:cs="Arial MT" w:eastAsia="Arial MT" w:hAnsi="Arial MT"/>
          <w:b w:val="0"/>
          <w:sz w:val="24"/>
          <w:szCs w:val="24"/>
        </w:rPr>
      </w:pPr>
      <w:r w:rsidDel="00000000" w:rsidR="00000000" w:rsidRPr="00000000">
        <w:rPr>
          <w:rFonts w:ascii="Times New Roman" w:cs="Times New Roman" w:eastAsia="Times New Roman" w:hAnsi="Times New Roman"/>
          <w:b w:val="1"/>
          <w:sz w:val="24"/>
          <w:szCs w:val="24"/>
          <w:rtl w:val="0"/>
        </w:rPr>
        <w:t xml:space="preserve">Activation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0">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1477963" cy="401527"/>
            <wp:effectExtent b="0" l="0" r="0" t="0"/>
            <wp:docPr id="26"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1477963" cy="40152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(5)</w:t>
      </w:r>
    </w:p>
    <w:p w:rsidR="00000000" w:rsidDel="00000000" w:rsidP="00000000" w:rsidRDefault="00000000" w:rsidRPr="00000000" w14:paraId="00000361">
      <w:pPr>
        <w:spacing w:after="240" w:before="240" w:line="276"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Uses ReLU to activate each neuron in the second hidden layer.</w:t>
      </w:r>
      <w:r w:rsidDel="00000000" w:rsidR="00000000" w:rsidRPr="00000000">
        <w:rPr>
          <w:rtl w:val="0"/>
        </w:rPr>
      </w:r>
    </w:p>
    <w:p w:rsidR="00000000" w:rsidDel="00000000" w:rsidP="00000000" w:rsidRDefault="00000000" w:rsidRPr="00000000" w14:paraId="00000362">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Layer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4">
      <w:pPr>
        <w:spacing w:after="240" w:before="240"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2211388" cy="542925"/>
            <wp:effectExtent b="0" l="0" r="0" t="0"/>
            <wp:docPr id="9"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2211388" cy="5429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p w:rsidR="00000000" w:rsidDel="00000000" w:rsidP="00000000" w:rsidRDefault="00000000" w:rsidRPr="00000000" w14:paraId="00000365">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Stacking in Ensembling </w:t>
      </w:r>
    </w:p>
    <w:p w:rsidR="00000000" w:rsidDel="00000000" w:rsidP="00000000" w:rsidRDefault="00000000" w:rsidRPr="00000000" w14:paraId="00000366">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Stacking, also known as stacked generalization, is an ensemble learning technique that combines multiple models to improve predictive performance. In the context of the TCN-ANN stacked model, stacking involves using the outputs from both the Temporal Convolutional Network (TCN) and the Artificial Neural Network (ANN) as inputs to a meta-model, which learns how to best combine these predictions for final forecasting.</w:t>
      </w:r>
    </w:p>
    <w:p w:rsidR="00000000" w:rsidDel="00000000" w:rsidP="00000000" w:rsidRDefault="00000000" w:rsidRPr="00000000" w14:paraId="00000367">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advantage of stacking is that it allows the model to leverage the strengths of different algorithms. The TCN captures temporal dependencies in time-series data, while the ANN learns complex relationships between features. By combining their outputs, the meta-model can provide more accurate predictions than any individual model alone.</w:t>
      </w:r>
    </w:p>
    <w:p w:rsidR="00000000" w:rsidDel="00000000" w:rsidP="00000000" w:rsidRDefault="00000000" w:rsidRPr="00000000" w14:paraId="00000368">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Stacking Ensemble Learning with TCN and ANN</w:t>
      </w:r>
    </w:p>
    <w:p w:rsidR="00000000" w:rsidDel="00000000" w:rsidP="00000000" w:rsidRDefault="00000000" w:rsidRPr="00000000" w14:paraId="00000369">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Initialize Base Models</w:t>
      </w:r>
    </w:p>
    <w:p w:rsidR="00000000" w:rsidDel="00000000" w:rsidP="00000000" w:rsidRDefault="00000000" w:rsidRPr="00000000" w14:paraId="0000036A">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Define base models:</w:t>
      </w:r>
    </w:p>
    <w:p w:rsidR="00000000" w:rsidDel="00000000" w:rsidP="00000000" w:rsidRDefault="00000000" w:rsidRPr="00000000" w14:paraId="0000036B">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BaseModels = [TCN, ANN]</w:t>
      </w:r>
    </w:p>
    <w:p w:rsidR="00000000" w:rsidDel="00000000" w:rsidP="00000000" w:rsidRDefault="00000000" w:rsidRPr="00000000" w14:paraId="0000036C">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Train Base Models</w:t>
      </w:r>
    </w:p>
    <w:p w:rsidR="00000000" w:rsidDel="00000000" w:rsidP="00000000" w:rsidRDefault="00000000" w:rsidRPr="00000000" w14:paraId="0000036D">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each model in BaseModels:</w:t>
      </w:r>
    </w:p>
    <w:p w:rsidR="00000000" w:rsidDel="00000000" w:rsidP="00000000" w:rsidRDefault="00000000" w:rsidRPr="00000000" w14:paraId="0000036E">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Initialize model parameters</w:t>
      </w:r>
    </w:p>
    <w:p w:rsidR="00000000" w:rsidDel="00000000" w:rsidP="00000000" w:rsidRDefault="00000000" w:rsidRPr="00000000" w14:paraId="0000036F">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For each sample in Train:</w:t>
      </w:r>
    </w:p>
    <w:p w:rsidR="00000000" w:rsidDel="00000000" w:rsidP="00000000" w:rsidRDefault="00000000" w:rsidRPr="00000000" w14:paraId="00000370">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Perform forward propagation to generate predictions.</w:t>
      </w:r>
    </w:p>
    <w:p w:rsidR="00000000" w:rsidDel="00000000" w:rsidP="00000000" w:rsidRDefault="00000000" w:rsidRPr="00000000" w14:paraId="00000371">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ii. Calculate loss using a suitable loss function.</w:t>
      </w:r>
    </w:p>
    <w:p w:rsidR="00000000" w:rsidDel="00000000" w:rsidP="00000000" w:rsidRDefault="00000000" w:rsidRPr="00000000" w14:paraId="00000372">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iii. Perform backpropagation to update model parameters</w:t>
      </w:r>
    </w:p>
    <w:p w:rsidR="00000000" w:rsidDel="00000000" w:rsidP="00000000" w:rsidRDefault="00000000" w:rsidRPr="00000000" w14:paraId="00000373">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Store predictions on Val set:</w:t>
      </w:r>
    </w:p>
    <w:p w:rsidR="00000000" w:rsidDel="00000000" w:rsidP="00000000" w:rsidRDefault="00000000" w:rsidRPr="00000000" w14:paraId="00000374">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ValPredictions[model] = model.predict(Val)</w:t>
      </w:r>
    </w:p>
    <w:p w:rsidR="00000000" w:rsidDel="00000000" w:rsidP="00000000" w:rsidRDefault="00000000" w:rsidRPr="00000000" w14:paraId="00000375">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Prepare Stacking Dataset</w:t>
      </w:r>
    </w:p>
    <w:p w:rsidR="00000000" w:rsidDel="00000000" w:rsidP="00000000" w:rsidRDefault="00000000" w:rsidRPr="00000000" w14:paraId="00000376">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Create an empty dataset for meta-model:</w:t>
      </w:r>
    </w:p>
    <w:p w:rsidR="00000000" w:rsidDel="00000000" w:rsidP="00000000" w:rsidRDefault="00000000" w:rsidRPr="00000000" w14:paraId="00000377">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StackingData = []</w:t>
      </w:r>
    </w:p>
    <w:p w:rsidR="00000000" w:rsidDel="00000000" w:rsidP="00000000" w:rsidRDefault="00000000" w:rsidRPr="00000000" w14:paraId="00000378">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For each sample in Val:</w:t>
      </w:r>
    </w:p>
    <w:p w:rsidR="00000000" w:rsidDel="00000000" w:rsidP="00000000" w:rsidRDefault="00000000" w:rsidRPr="00000000" w14:paraId="00000379">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Combine predictions from TCN and ANN:</w:t>
      </w:r>
    </w:p>
    <w:p w:rsidR="00000000" w:rsidDel="00000000" w:rsidP="00000000" w:rsidRDefault="00000000" w:rsidRPr="00000000" w14:paraId="0000037A">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CombinedPredictions = [ValPredictions[TCN][i], ValPredictions[ANN][i]]</w:t>
      </w:r>
    </w:p>
    <w:p w:rsidR="00000000" w:rsidDel="00000000" w:rsidP="00000000" w:rsidRDefault="00000000" w:rsidRPr="00000000" w14:paraId="0000037B">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C">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ii. Append combined predictions and actual target value to StackingData:</w:t>
      </w:r>
    </w:p>
    <w:p w:rsidR="00000000" w:rsidDel="00000000" w:rsidP="00000000" w:rsidRDefault="00000000" w:rsidRPr="00000000" w14:paraId="0000037D">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StackingData.append(CombinedPredictions + [ActualTargetValue[i]])</w:t>
      </w:r>
    </w:p>
    <w:p w:rsidR="00000000" w:rsidDel="00000000" w:rsidP="00000000" w:rsidRDefault="00000000" w:rsidRPr="00000000" w14:paraId="0000037E">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Train Meta-Model</w:t>
      </w:r>
    </w:p>
    <w:p w:rsidR="00000000" w:rsidDel="00000000" w:rsidP="00000000" w:rsidRDefault="00000000" w:rsidRPr="00000000" w14:paraId="0000037F">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Initialize meta-model (e.g., Linear Regression).</w:t>
      </w:r>
    </w:p>
    <w:p w:rsidR="00000000" w:rsidDel="00000000" w:rsidP="00000000" w:rsidRDefault="00000000" w:rsidRPr="00000000" w14:paraId="00000380">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Fit meta-model using StackingData:</w:t>
      </w:r>
    </w:p>
    <w:p w:rsidR="00000000" w:rsidDel="00000000" w:rsidP="00000000" w:rsidRDefault="00000000" w:rsidRPr="00000000" w14:paraId="00000381">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MetaModel.fit(StackingData)</w:t>
      </w:r>
    </w:p>
    <w:p w:rsidR="00000000" w:rsidDel="00000000" w:rsidP="00000000" w:rsidRDefault="00000000" w:rsidRPr="00000000" w14:paraId="00000382">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Final Predictions</w:t>
      </w:r>
    </w:p>
    <w:p w:rsidR="00000000" w:rsidDel="00000000" w:rsidP="00000000" w:rsidRDefault="00000000" w:rsidRPr="00000000" w14:paraId="00000383">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each new sample in Test:</w:t>
      </w:r>
    </w:p>
    <w:p w:rsidR="00000000" w:rsidDel="00000000" w:rsidP="00000000" w:rsidRDefault="00000000" w:rsidRPr="00000000" w14:paraId="00000384">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Generate predictions from TCN:</w:t>
      </w:r>
    </w:p>
    <w:p w:rsidR="00000000" w:rsidDel="00000000" w:rsidP="00000000" w:rsidRDefault="00000000" w:rsidRPr="00000000" w14:paraId="00000385">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TCN_Prediction = TCN.predict(NewSample)</w:t>
      </w:r>
    </w:p>
    <w:p w:rsidR="00000000" w:rsidDel="00000000" w:rsidP="00000000" w:rsidRDefault="00000000" w:rsidRPr="00000000" w14:paraId="00000386">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Generate predictions from ANN:</w:t>
      </w:r>
    </w:p>
    <w:p w:rsidR="00000000" w:rsidDel="00000000" w:rsidP="00000000" w:rsidRDefault="00000000" w:rsidRPr="00000000" w14:paraId="00000387">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ANN_Prediction = ANN.predict(NewSample)  </w:t>
      </w:r>
    </w:p>
    <w:p w:rsidR="00000000" w:rsidDel="00000000" w:rsidP="00000000" w:rsidRDefault="00000000" w:rsidRPr="00000000" w14:paraId="00000388">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Combine these predictions:</w:t>
      </w:r>
    </w:p>
    <w:p w:rsidR="00000000" w:rsidDel="00000000" w:rsidP="00000000" w:rsidRDefault="00000000" w:rsidRPr="00000000" w14:paraId="00000389">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CombinedInput = [TCN_Prediction, ANN_Prediction]</w:t>
      </w:r>
    </w:p>
    <w:p w:rsidR="00000000" w:rsidDel="00000000" w:rsidP="00000000" w:rsidRDefault="00000000" w:rsidRPr="00000000" w14:paraId="0000038A">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 Get final prediction from meta-model:</w:t>
      </w:r>
    </w:p>
    <w:p w:rsidR="00000000" w:rsidDel="00000000" w:rsidP="00000000" w:rsidRDefault="00000000" w:rsidRPr="00000000" w14:paraId="0000038B">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FinalPrediction = MetaModel.predict(CombinedInput)</w:t>
      </w:r>
    </w:p>
    <w:p w:rsidR="00000000" w:rsidDel="00000000" w:rsidP="00000000" w:rsidRDefault="00000000" w:rsidRPr="00000000" w14:paraId="0000038C">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End Algorithm</w:t>
      </w:r>
    </w:p>
    <w:p w:rsidR="00000000" w:rsidDel="00000000" w:rsidP="00000000" w:rsidRDefault="00000000" w:rsidRPr="00000000" w14:paraId="0000038D">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4.6.2 </w:t>
      </w:r>
      <w:r w:rsidDel="00000000" w:rsidR="00000000" w:rsidRPr="00000000">
        <w:rPr>
          <w:rFonts w:ascii="Times New Roman" w:cs="Times New Roman" w:eastAsia="Times New Roman" w:hAnsi="Times New Roman"/>
          <w:b w:val="1"/>
          <w:color w:val="222222"/>
          <w:sz w:val="24"/>
          <w:szCs w:val="24"/>
          <w:highlight w:val="white"/>
          <w:rtl w:val="0"/>
        </w:rPr>
        <w:t xml:space="preserve">Determination and optimization of plant root zone temperature</w:t>
      </w:r>
      <w:r w:rsidDel="00000000" w:rsidR="00000000" w:rsidRPr="00000000">
        <w:rPr>
          <w:rtl w:val="0"/>
        </w:rPr>
      </w:r>
    </w:p>
    <w:p w:rsidR="00000000" w:rsidDel="00000000" w:rsidP="00000000" w:rsidRDefault="00000000" w:rsidRPr="00000000" w14:paraId="0000038E">
      <w:pPr>
        <w:spacing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Algorithm for Bayesian Optimization using Gaussian Processes</w:t>
      </w:r>
    </w:p>
    <w:p w:rsidR="00000000" w:rsidDel="00000000" w:rsidP="00000000" w:rsidRDefault="00000000" w:rsidRPr="00000000" w14:paraId="0000038F">
      <w:pPr>
        <w:spacing w:before="180"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1. Initialization</w:t>
      </w:r>
    </w:p>
    <w:p w:rsidR="00000000" w:rsidDel="00000000" w:rsidP="00000000" w:rsidRDefault="00000000" w:rsidRPr="00000000" w14:paraId="00000390">
      <w:pPr>
        <w:spacing w:before="180"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Define the objective function f(x) that needs to be minimized. In your case, it evaluates the penalties based on deviations of RZT from the ideal temperature.</w:t>
      </w:r>
    </w:p>
    <w:p w:rsidR="00000000" w:rsidDel="00000000" w:rsidP="00000000" w:rsidRDefault="00000000" w:rsidRPr="00000000" w14:paraId="00000391">
      <w:pPr>
        <w:spacing w:before="180"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Set initial parameters for the optimization, including:</w:t>
      </w:r>
    </w:p>
    <w:p w:rsidR="00000000" w:rsidDel="00000000" w:rsidP="00000000" w:rsidRDefault="00000000" w:rsidRPr="00000000" w14:paraId="00000392">
      <w:pPr>
        <w:numPr>
          <w:ilvl w:val="0"/>
          <w:numId w:val="21"/>
        </w:numPr>
        <w:spacing w:after="0" w:afterAutospacing="0" w:before="180" w:line="276" w:lineRule="auto"/>
        <w:ind w:left="720" w:hanging="360"/>
        <w:jc w:val="both"/>
        <w:rPr>
          <w:rFonts w:ascii="Times New Roman" w:cs="Times New Roman" w:eastAsia="Times New Roman" w:hAnsi="Times New Roman"/>
          <w:b w:val="0"/>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Bounds for the RZT values based on the dataset.</w:t>
      </w:r>
    </w:p>
    <w:p w:rsidR="00000000" w:rsidDel="00000000" w:rsidP="00000000" w:rsidRDefault="00000000" w:rsidRPr="00000000" w14:paraId="00000393">
      <w:pPr>
        <w:numPr>
          <w:ilvl w:val="0"/>
          <w:numId w:val="21"/>
        </w:numPr>
        <w:spacing w:before="0" w:beforeAutospacing="0" w:line="276" w:lineRule="auto"/>
        <w:ind w:left="720" w:hanging="360"/>
        <w:jc w:val="both"/>
        <w:rPr>
          <w:rFonts w:ascii="Times New Roman" w:cs="Times New Roman" w:eastAsia="Times New Roman" w:hAnsi="Times New Roman"/>
          <w:b w:val="0"/>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Initial sample points (RZT values) for training the Gaussian Process (GP) model.</w:t>
      </w:r>
    </w:p>
    <w:p w:rsidR="00000000" w:rsidDel="00000000" w:rsidP="00000000" w:rsidRDefault="00000000" w:rsidRPr="00000000" w14:paraId="00000394">
      <w:pPr>
        <w:spacing w:before="180"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2.</w:t>
      </w:r>
      <w:r w:rsidDel="00000000" w:rsidR="00000000" w:rsidRPr="00000000">
        <w:rPr>
          <w:rFonts w:ascii="Times New Roman" w:cs="Times New Roman" w:eastAsia="Times New Roman" w:hAnsi="Times New Roman"/>
          <w:color w:val="0e0e0e"/>
          <w:sz w:val="24"/>
          <w:szCs w:val="24"/>
          <w:rtl w:val="0"/>
        </w:rPr>
        <w:t xml:space="preserve"> </w:t>
      </w:r>
      <w:r w:rsidDel="00000000" w:rsidR="00000000" w:rsidRPr="00000000">
        <w:rPr>
          <w:rFonts w:ascii="Times New Roman" w:cs="Times New Roman" w:eastAsia="Times New Roman" w:hAnsi="Times New Roman"/>
          <w:b w:val="1"/>
          <w:color w:val="0e0e0e"/>
          <w:sz w:val="24"/>
          <w:szCs w:val="24"/>
          <w:rtl w:val="0"/>
        </w:rPr>
        <w:t xml:space="preserve">Define Objective Function</w:t>
      </w:r>
    </w:p>
    <w:p w:rsidR="00000000" w:rsidDel="00000000" w:rsidP="00000000" w:rsidRDefault="00000000" w:rsidRPr="00000000" w14:paraId="00000395">
      <w:pPr>
        <w:spacing w:before="180"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Implement the objective function that quantifies the performance based on:</w:t>
      </w:r>
    </w:p>
    <w:p w:rsidR="00000000" w:rsidDel="00000000" w:rsidP="00000000" w:rsidRDefault="00000000" w:rsidRPr="00000000" w14:paraId="00000396">
      <w:pPr>
        <w:numPr>
          <w:ilvl w:val="0"/>
          <w:numId w:val="36"/>
        </w:numPr>
        <w:spacing w:after="0" w:afterAutospacing="0" w:before="180" w:line="276" w:lineRule="auto"/>
        <w:ind w:left="2160" w:hanging="360"/>
        <w:jc w:val="both"/>
        <w:rPr>
          <w:rFonts w:ascii="Times New Roman" w:cs="Times New Roman" w:eastAsia="Times New Roman" w:hAnsi="Times New Roman"/>
          <w:b w:val="0"/>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Penalties for deviations from the ideal temperature (25°C).</w:t>
      </w:r>
    </w:p>
    <w:p w:rsidR="00000000" w:rsidDel="00000000" w:rsidP="00000000" w:rsidRDefault="00000000" w:rsidRPr="00000000" w14:paraId="00000397">
      <w:pPr>
        <w:numPr>
          <w:ilvl w:val="0"/>
          <w:numId w:val="36"/>
        </w:numPr>
        <w:spacing w:after="0" w:afterAutospacing="0" w:before="0" w:beforeAutospacing="0" w:line="276" w:lineRule="auto"/>
        <w:ind w:left="2160" w:hanging="360"/>
        <w:jc w:val="both"/>
        <w:rPr>
          <w:rFonts w:ascii="Times New Roman" w:cs="Times New Roman" w:eastAsia="Times New Roman" w:hAnsi="Times New Roman"/>
          <w:b w:val="0"/>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Strong penalties for values below the lower bound or above the upper bound.</w:t>
      </w:r>
    </w:p>
    <w:p w:rsidR="00000000" w:rsidDel="00000000" w:rsidP="00000000" w:rsidRDefault="00000000" w:rsidRPr="00000000" w14:paraId="00000398">
      <w:pPr>
        <w:numPr>
          <w:ilvl w:val="0"/>
          <w:numId w:val="36"/>
        </w:numPr>
        <w:spacing w:before="0" w:beforeAutospacing="0" w:line="276" w:lineRule="auto"/>
        <w:ind w:left="2160" w:hanging="360"/>
        <w:jc w:val="both"/>
        <w:rPr>
          <w:rFonts w:ascii="Times New Roman" w:cs="Times New Roman" w:eastAsia="Times New Roman" w:hAnsi="Times New Roman"/>
          <w:b w:val="0"/>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Encourage RZT to reach the ideal temperature by incorporating penalties for both under and overestimations.</w:t>
      </w:r>
    </w:p>
    <w:p w:rsidR="00000000" w:rsidDel="00000000" w:rsidP="00000000" w:rsidRDefault="00000000" w:rsidRPr="00000000" w14:paraId="00000399">
      <w:pPr>
        <w:spacing w:before="180"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3. Gaussian Process Setup</w:t>
      </w:r>
    </w:p>
    <w:p w:rsidR="00000000" w:rsidDel="00000000" w:rsidP="00000000" w:rsidRDefault="00000000" w:rsidRPr="00000000" w14:paraId="0000039A">
      <w:pPr>
        <w:spacing w:before="180"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Initialize the Gaussian Process model:</w:t>
      </w:r>
    </w:p>
    <w:p w:rsidR="00000000" w:rsidDel="00000000" w:rsidP="00000000" w:rsidRDefault="00000000" w:rsidRPr="00000000" w14:paraId="0000039B">
      <w:pPr>
        <w:numPr>
          <w:ilvl w:val="0"/>
          <w:numId w:val="7"/>
        </w:numPr>
        <w:spacing w:after="0" w:afterAutospacing="0" w:before="180" w:line="276" w:lineRule="auto"/>
        <w:ind w:left="1440" w:hanging="360"/>
        <w:jc w:val="both"/>
        <w:rPr>
          <w:rFonts w:ascii="Times New Roman" w:cs="Times New Roman" w:eastAsia="Times New Roman" w:hAnsi="Times New Roman"/>
          <w:b w:val="0"/>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Choose a suitable kernel function (e.g., Radial Basis Function (RBF), Matern, etc.) for capturing the relationships in the data.</w:t>
      </w:r>
    </w:p>
    <w:p w:rsidR="00000000" w:rsidDel="00000000" w:rsidP="00000000" w:rsidRDefault="00000000" w:rsidRPr="00000000" w14:paraId="0000039C">
      <w:pPr>
        <w:numPr>
          <w:ilvl w:val="0"/>
          <w:numId w:val="7"/>
        </w:numPr>
        <w:spacing w:before="0" w:beforeAutospacing="0" w:line="276" w:lineRule="auto"/>
        <w:ind w:left="1440" w:hanging="360"/>
        <w:jc w:val="both"/>
        <w:rPr>
          <w:rFonts w:ascii="Times New Roman" w:cs="Times New Roman" w:eastAsia="Times New Roman" w:hAnsi="Times New Roman"/>
          <w:b w:val="0"/>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Fit the GP model using the initial sample points and their corresponding objective function values.</w:t>
      </w:r>
    </w:p>
    <w:p w:rsidR="00000000" w:rsidDel="00000000" w:rsidP="00000000" w:rsidRDefault="00000000" w:rsidRPr="00000000" w14:paraId="0000039D">
      <w:pPr>
        <w:spacing w:before="180"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4. Acquisition Function</w:t>
      </w:r>
    </w:p>
    <w:p w:rsidR="00000000" w:rsidDel="00000000" w:rsidP="00000000" w:rsidRDefault="00000000" w:rsidRPr="00000000" w14:paraId="0000039E">
      <w:pPr>
        <w:spacing w:before="180"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Define the acquisition function (e.g., Expected Improvement (EI)) to decide where to sample next. The acquisition function helps balance exploration (trying new areas) and exploitation (refining known good areas).</w:t>
      </w:r>
    </w:p>
    <w:p w:rsidR="00000000" w:rsidDel="00000000" w:rsidP="00000000" w:rsidRDefault="00000000" w:rsidRPr="00000000" w14:paraId="0000039F">
      <w:pPr>
        <w:spacing w:before="180"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The acquisition function should compute the expected improvement over the current best result.</w:t>
      </w:r>
    </w:p>
    <w:p w:rsidR="00000000" w:rsidDel="00000000" w:rsidP="00000000" w:rsidRDefault="00000000" w:rsidRPr="00000000" w14:paraId="000003A0">
      <w:pPr>
        <w:spacing w:before="180"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5.</w:t>
      </w:r>
      <w:r w:rsidDel="00000000" w:rsidR="00000000" w:rsidRPr="00000000">
        <w:rPr>
          <w:rFonts w:ascii="Times New Roman" w:cs="Times New Roman" w:eastAsia="Times New Roman" w:hAnsi="Times New Roman"/>
          <w:color w:val="0e0e0e"/>
          <w:sz w:val="24"/>
          <w:szCs w:val="24"/>
          <w:rtl w:val="0"/>
        </w:rPr>
        <w:t xml:space="preserve"> </w:t>
      </w:r>
      <w:r w:rsidDel="00000000" w:rsidR="00000000" w:rsidRPr="00000000">
        <w:rPr>
          <w:rFonts w:ascii="Times New Roman" w:cs="Times New Roman" w:eastAsia="Times New Roman" w:hAnsi="Times New Roman"/>
          <w:b w:val="1"/>
          <w:color w:val="0e0e0e"/>
          <w:sz w:val="24"/>
          <w:szCs w:val="24"/>
          <w:rtl w:val="0"/>
        </w:rPr>
        <w:t xml:space="preserve">Optimization Loop</w:t>
      </w:r>
    </w:p>
    <w:p w:rsidR="00000000" w:rsidDel="00000000" w:rsidP="00000000" w:rsidRDefault="00000000" w:rsidRPr="00000000" w14:paraId="000003A1">
      <w:pPr>
        <w:spacing w:before="180"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Repeat the following steps until a stopping criterion is met (e.g., maximum iterations for convergence):</w:t>
      </w:r>
    </w:p>
    <w:p w:rsidR="00000000" w:rsidDel="00000000" w:rsidP="00000000" w:rsidRDefault="00000000" w:rsidRPr="00000000" w14:paraId="000003A2">
      <w:pPr>
        <w:numPr>
          <w:ilvl w:val="0"/>
          <w:numId w:val="8"/>
        </w:numPr>
        <w:spacing w:after="0" w:afterAutospacing="0" w:before="180" w:line="276" w:lineRule="auto"/>
        <w:ind w:left="720" w:hanging="360"/>
        <w:jc w:val="both"/>
        <w:rPr>
          <w:rFonts w:ascii="Times New Roman" w:cs="Times New Roman" w:eastAsia="Times New Roman" w:hAnsi="Times New Roman"/>
          <w:b w:val="0"/>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Sample New Point</w:t>
      </w:r>
      <w:r w:rsidDel="00000000" w:rsidR="00000000" w:rsidRPr="00000000">
        <w:rPr>
          <w:rFonts w:ascii="Times New Roman" w:cs="Times New Roman" w:eastAsia="Times New Roman" w:hAnsi="Times New Roman"/>
          <w:color w:val="0e0e0e"/>
          <w:sz w:val="24"/>
          <w:szCs w:val="24"/>
          <w:rtl w:val="0"/>
        </w:rPr>
        <w:t xml:space="preserve">: Use the acquisition function to select a new RZT value based on the GP model.</w:t>
      </w:r>
    </w:p>
    <w:p w:rsidR="00000000" w:rsidDel="00000000" w:rsidP="00000000" w:rsidRDefault="00000000" w:rsidRPr="00000000" w14:paraId="000003A3">
      <w:pPr>
        <w:numPr>
          <w:ilvl w:val="0"/>
          <w:numId w:val="8"/>
        </w:numPr>
        <w:spacing w:after="0" w:afterAutospacing="0" w:before="0" w:beforeAutospacing="0" w:line="276" w:lineRule="auto"/>
        <w:ind w:left="720" w:hanging="360"/>
        <w:jc w:val="both"/>
        <w:rPr>
          <w:rFonts w:ascii="Times New Roman" w:cs="Times New Roman" w:eastAsia="Times New Roman" w:hAnsi="Times New Roman"/>
          <w:b w:val="0"/>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Evaluate Objective Function</w:t>
      </w:r>
      <w:r w:rsidDel="00000000" w:rsidR="00000000" w:rsidRPr="00000000">
        <w:rPr>
          <w:rFonts w:ascii="Times New Roman" w:cs="Times New Roman" w:eastAsia="Times New Roman" w:hAnsi="Times New Roman"/>
          <w:color w:val="0e0e0e"/>
          <w:sz w:val="24"/>
          <w:szCs w:val="24"/>
          <w:rtl w:val="0"/>
        </w:rPr>
        <w:t xml:space="preserve">: Compute the objective function value at the newly sampled RZT value.</w:t>
      </w:r>
    </w:p>
    <w:p w:rsidR="00000000" w:rsidDel="00000000" w:rsidP="00000000" w:rsidRDefault="00000000" w:rsidRPr="00000000" w14:paraId="000003A4">
      <w:pPr>
        <w:numPr>
          <w:ilvl w:val="0"/>
          <w:numId w:val="8"/>
        </w:numPr>
        <w:spacing w:after="0" w:afterAutospacing="0" w:before="0" w:beforeAutospacing="0" w:line="276" w:lineRule="auto"/>
        <w:ind w:left="720" w:hanging="360"/>
        <w:jc w:val="both"/>
        <w:rPr>
          <w:rFonts w:ascii="Times New Roman" w:cs="Times New Roman" w:eastAsia="Times New Roman" w:hAnsi="Times New Roman"/>
          <w:b w:val="0"/>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Update GP Model</w:t>
      </w:r>
      <w:r w:rsidDel="00000000" w:rsidR="00000000" w:rsidRPr="00000000">
        <w:rPr>
          <w:rFonts w:ascii="Times New Roman" w:cs="Times New Roman" w:eastAsia="Times New Roman" w:hAnsi="Times New Roman"/>
          <w:color w:val="0e0e0e"/>
          <w:sz w:val="24"/>
          <w:szCs w:val="24"/>
          <w:rtl w:val="0"/>
        </w:rPr>
        <w:t xml:space="preserve">: Update the GP model with the new sample point and its objective function value.</w:t>
      </w:r>
    </w:p>
    <w:p w:rsidR="00000000" w:rsidDel="00000000" w:rsidP="00000000" w:rsidRDefault="00000000" w:rsidRPr="00000000" w14:paraId="000003A5">
      <w:pPr>
        <w:numPr>
          <w:ilvl w:val="0"/>
          <w:numId w:val="8"/>
        </w:numPr>
        <w:spacing w:before="0" w:beforeAutospacing="0" w:line="276" w:lineRule="auto"/>
        <w:ind w:left="720" w:hanging="360"/>
        <w:jc w:val="both"/>
        <w:rPr>
          <w:rFonts w:ascii="Times New Roman" w:cs="Times New Roman" w:eastAsia="Times New Roman" w:hAnsi="Times New Roman"/>
          <w:b w:val="0"/>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Update Best Solution</w:t>
      </w:r>
      <w:r w:rsidDel="00000000" w:rsidR="00000000" w:rsidRPr="00000000">
        <w:rPr>
          <w:rFonts w:ascii="Times New Roman" w:cs="Times New Roman" w:eastAsia="Times New Roman" w:hAnsi="Times New Roman"/>
          <w:color w:val="0e0e0e"/>
          <w:sz w:val="24"/>
          <w:szCs w:val="24"/>
          <w:rtl w:val="0"/>
        </w:rPr>
        <w:t xml:space="preserve">: Keep track of the best RZT value encountered and its corresponding objective function value.</w:t>
      </w:r>
    </w:p>
    <w:p w:rsidR="00000000" w:rsidDel="00000000" w:rsidP="00000000" w:rsidRDefault="00000000" w:rsidRPr="00000000" w14:paraId="000003A6">
      <w:pPr>
        <w:spacing w:before="180"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6. Final Output</w:t>
      </w:r>
    </w:p>
    <w:p w:rsidR="00000000" w:rsidDel="00000000" w:rsidP="00000000" w:rsidRDefault="00000000" w:rsidRPr="00000000" w14:paraId="000003A7">
      <w:pPr>
        <w:spacing w:before="180"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Once the optimization loop is complete, output the best-found RZT value that minimizes the objective function, along with its associated performance metrics.</w:t>
      </w:r>
    </w:p>
    <w:p w:rsidR="00000000" w:rsidDel="00000000" w:rsidP="00000000" w:rsidRDefault="00000000" w:rsidRPr="00000000" w14:paraId="000003A8">
      <w:pPr>
        <w:spacing w:line="276" w:lineRule="auto"/>
        <w:rPr>
          <w:rFonts w:ascii="Times New Roman" w:cs="Times New Roman" w:eastAsia="Times New Roman" w:hAnsi="Times New Roman"/>
          <w:color w:val="0e0e0e"/>
          <w:sz w:val="21"/>
          <w:szCs w:val="21"/>
        </w:rPr>
      </w:pPr>
      <w:r w:rsidDel="00000000" w:rsidR="00000000" w:rsidRPr="00000000">
        <w:rPr>
          <w:rtl w:val="0"/>
        </w:rPr>
      </w:r>
    </w:p>
    <w:p w:rsidR="00000000" w:rsidDel="00000000" w:rsidP="00000000" w:rsidRDefault="00000000" w:rsidRPr="00000000" w14:paraId="000003A9">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A">
      <w:pPr>
        <w:pStyle w:val="Heading2"/>
        <w:spacing w:before="160" w:lineRule="auto"/>
        <w:ind w:left="0" w:firstLine="0"/>
        <w:rPr>
          <w:rFonts w:ascii="Times New Roman" w:cs="Times New Roman" w:eastAsia="Times New Roman" w:hAnsi="Times New Roman"/>
        </w:rPr>
      </w:pPr>
      <w:bookmarkStart w:colFirst="0" w:colLast="0" w:name="_kr4o06e8k2to" w:id="63"/>
      <w:bookmarkEnd w:id="63"/>
      <w:r w:rsidDel="00000000" w:rsidR="00000000" w:rsidRPr="00000000">
        <w:rPr>
          <w:rtl w:val="0"/>
        </w:rPr>
      </w:r>
    </w:p>
    <w:p w:rsidR="00000000" w:rsidDel="00000000" w:rsidP="00000000" w:rsidRDefault="00000000" w:rsidRPr="00000000" w14:paraId="000003AB">
      <w:pPr>
        <w:pStyle w:val="Heading2"/>
        <w:spacing w:before="160" w:lineRule="auto"/>
        <w:ind w:left="0" w:firstLine="0"/>
        <w:rPr>
          <w:rFonts w:ascii="Times New Roman" w:cs="Times New Roman" w:eastAsia="Times New Roman" w:hAnsi="Times New Roman"/>
        </w:rPr>
      </w:pPr>
      <w:bookmarkStart w:colFirst="0" w:colLast="0" w:name="_ru0c1iw0b2av" w:id="64"/>
      <w:bookmarkEnd w:id="64"/>
      <w:r w:rsidDel="00000000" w:rsidR="00000000" w:rsidRPr="00000000">
        <w:rPr>
          <w:rtl w:val="0"/>
        </w:rPr>
      </w:r>
    </w:p>
    <w:p w:rsidR="00000000" w:rsidDel="00000000" w:rsidP="00000000" w:rsidRDefault="00000000" w:rsidRPr="00000000" w14:paraId="000003AC">
      <w:pPr>
        <w:pStyle w:val="Heading2"/>
        <w:spacing w:before="160" w:lineRule="auto"/>
        <w:ind w:left="0" w:firstLine="0"/>
        <w:rPr>
          <w:rFonts w:ascii="Times New Roman" w:cs="Times New Roman" w:eastAsia="Times New Roman" w:hAnsi="Times New Roman"/>
        </w:rPr>
      </w:pPr>
      <w:bookmarkStart w:colFirst="0" w:colLast="0" w:name="_n11893i3e5qe" w:id="65"/>
      <w:bookmarkEnd w:id="65"/>
      <w:r w:rsidDel="00000000" w:rsidR="00000000" w:rsidRPr="00000000">
        <w:rPr>
          <w:rtl w:val="0"/>
        </w:rPr>
      </w:r>
    </w:p>
    <w:p w:rsidR="00000000" w:rsidDel="00000000" w:rsidP="00000000" w:rsidRDefault="00000000" w:rsidRPr="00000000" w14:paraId="000003AD">
      <w:pPr>
        <w:pStyle w:val="Heading2"/>
        <w:spacing w:before="160" w:lineRule="auto"/>
        <w:ind w:left="0" w:firstLine="0"/>
        <w:rPr>
          <w:rFonts w:ascii="Times New Roman" w:cs="Times New Roman" w:eastAsia="Times New Roman" w:hAnsi="Times New Roman"/>
        </w:rPr>
      </w:pPr>
      <w:bookmarkStart w:colFirst="0" w:colLast="0" w:name="_2wngmq1fpj6q" w:id="66"/>
      <w:bookmarkEnd w:id="66"/>
      <w:r w:rsidDel="00000000" w:rsidR="00000000" w:rsidRPr="00000000">
        <w:rPr>
          <w:rtl w:val="0"/>
        </w:rPr>
      </w:r>
    </w:p>
    <w:p w:rsidR="00000000" w:rsidDel="00000000" w:rsidP="00000000" w:rsidRDefault="00000000" w:rsidRPr="00000000" w14:paraId="000003AE">
      <w:pPr>
        <w:pStyle w:val="Heading2"/>
        <w:spacing w:before="160" w:lineRule="auto"/>
        <w:ind w:left="0" w:firstLine="0"/>
        <w:jc w:val="center"/>
        <w:rPr>
          <w:rFonts w:ascii="Times New Roman" w:cs="Times New Roman" w:eastAsia="Times New Roman" w:hAnsi="Times New Roman"/>
          <w:sz w:val="28"/>
          <w:szCs w:val="28"/>
        </w:rPr>
      </w:pPr>
      <w:bookmarkStart w:colFirst="0" w:colLast="0" w:name="_hfiazh9s5w01" w:id="67"/>
      <w:bookmarkEnd w:id="67"/>
      <w:r w:rsidDel="00000000" w:rsidR="00000000" w:rsidRPr="00000000">
        <w:rPr>
          <w:rtl w:val="0"/>
        </w:rPr>
      </w:r>
    </w:p>
    <w:p w:rsidR="00000000" w:rsidDel="00000000" w:rsidP="00000000" w:rsidRDefault="00000000" w:rsidRPr="00000000" w14:paraId="000003AF">
      <w:pPr>
        <w:pStyle w:val="Heading2"/>
        <w:spacing w:before="160" w:lineRule="auto"/>
        <w:ind w:left="0" w:firstLine="0"/>
        <w:jc w:val="center"/>
        <w:rPr>
          <w:rFonts w:ascii="Times New Roman" w:cs="Times New Roman" w:eastAsia="Times New Roman" w:hAnsi="Times New Roman"/>
          <w:sz w:val="28"/>
          <w:szCs w:val="28"/>
        </w:rPr>
      </w:pPr>
      <w:bookmarkStart w:colFirst="0" w:colLast="0" w:name="_g31svs5veu4" w:id="68"/>
      <w:bookmarkEnd w:id="68"/>
      <w:r w:rsidDel="00000000" w:rsidR="00000000" w:rsidRPr="00000000">
        <w:rPr>
          <w:rFonts w:ascii="Times New Roman" w:cs="Times New Roman" w:eastAsia="Times New Roman" w:hAnsi="Times New Roman"/>
          <w:sz w:val="28"/>
          <w:szCs w:val="28"/>
          <w:rtl w:val="0"/>
        </w:rPr>
        <w:t xml:space="preserve">CHAPTER 5</w:t>
      </w:r>
    </w:p>
    <w:p w:rsidR="00000000" w:rsidDel="00000000" w:rsidP="00000000" w:rsidRDefault="00000000" w:rsidRPr="00000000" w14:paraId="000003B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IMPLEMENTATION</w:t>
      </w:r>
    </w:p>
    <w:p w:rsidR="00000000" w:rsidDel="00000000" w:rsidP="00000000" w:rsidRDefault="00000000" w:rsidRPr="00000000" w14:paraId="000003B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2">
      <w:pPr>
        <w:pStyle w:val="Heading2"/>
        <w:spacing w:before="160" w:lineRule="auto"/>
        <w:ind w:left="0" w:firstLine="0"/>
        <w:rPr>
          <w:rFonts w:ascii="Times New Roman" w:cs="Times New Roman" w:eastAsia="Times New Roman" w:hAnsi="Times New Roman"/>
        </w:rPr>
      </w:pPr>
      <w:bookmarkStart w:colFirst="0" w:colLast="0" w:name="_l3t1rz8ynw9w" w:id="69"/>
      <w:bookmarkEnd w:id="69"/>
      <w:r w:rsidDel="00000000" w:rsidR="00000000" w:rsidRPr="00000000">
        <w:rPr>
          <w:rFonts w:ascii="Times New Roman" w:cs="Times New Roman" w:eastAsia="Times New Roman" w:hAnsi="Times New Roman"/>
          <w:rtl w:val="0"/>
        </w:rPr>
        <w:t xml:space="preserve">5.1</w:t>
      </w:r>
      <w:r w:rsidDel="00000000" w:rsidR="00000000" w:rsidRPr="00000000">
        <w:rPr>
          <w:rFonts w:ascii="Times New Roman" w:cs="Times New Roman" w:eastAsia="Times New Roman" w:hAnsi="Times New Roman"/>
          <w:rtl w:val="0"/>
        </w:rPr>
        <w:t xml:space="preserve"> DATA UNDERSTANDING AND PREPROCESSING</w:t>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sz w:val="24"/>
          <w:szCs w:val="24"/>
        </w:rPr>
      </w:pPr>
      <w:r w:rsidDel="00000000" w:rsidR="00000000" w:rsidRPr="00000000">
        <w:rPr>
          <w:rFonts w:ascii="Times New Roman" w:cs="Times New Roman" w:eastAsia="Times New Roman" w:hAnsi="Times New Roman"/>
          <w:b w:val="1"/>
          <w:sz w:val="24"/>
          <w:szCs w:val="24"/>
          <w:rtl w:val="0"/>
        </w:rPr>
        <w:t xml:space="preserve">5.1.1 </w:t>
      </w:r>
      <w:r w:rsidDel="00000000" w:rsidR="00000000" w:rsidRPr="00000000">
        <w:rPr>
          <w:rFonts w:ascii="Times New Roman" w:cs="Times New Roman" w:eastAsia="Times New Roman" w:hAnsi="Times New Roman"/>
          <w:b w:val="1"/>
          <w:color w:val="222222"/>
          <w:sz w:val="24"/>
          <w:szCs w:val="24"/>
          <w:highlight w:val="white"/>
          <w:rtl w:val="0"/>
        </w:rPr>
        <w:t xml:space="preserve">Temporal forecasting and analysis of soil heat flux values</w:t>
      </w:r>
      <w:r w:rsidDel="00000000" w:rsidR="00000000" w:rsidRPr="00000000">
        <w:rPr>
          <w:rtl w:val="0"/>
        </w:rPr>
      </w:r>
    </w:p>
    <w:p w:rsidR="00000000" w:rsidDel="00000000" w:rsidP="00000000" w:rsidRDefault="00000000" w:rsidRPr="00000000" w14:paraId="000003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6">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Understanding</w:t>
      </w:r>
    </w:p>
    <w:p w:rsidR="00000000" w:rsidDel="00000000" w:rsidP="00000000" w:rsidRDefault="00000000" w:rsidRPr="00000000" w14:paraId="000003B7">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is numeric, containing attributes primarily of type int and float, and consists of 425,262 entries. Several observations were made regarding data quality, distribution, and trends:</w:t>
      </w:r>
    </w:p>
    <w:p w:rsidR="00000000" w:rsidDel="00000000" w:rsidP="00000000" w:rsidRDefault="00000000" w:rsidRPr="00000000" w14:paraId="000003B9">
      <w:pPr>
        <w:numPr>
          <w:ilvl w:val="0"/>
          <w:numId w:val="1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Missing Values: </w:t>
      </w:r>
    </w:p>
    <w:p w:rsidR="00000000" w:rsidDel="00000000" w:rsidP="00000000" w:rsidRDefault="00000000" w:rsidRPr="00000000" w14:paraId="000003BA">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missing values in 10 columns, with around 10 missing entries overall. These were handled during preprocessing.</w:t>
      </w:r>
    </w:p>
    <w:p w:rsidR="00000000" w:rsidDel="00000000" w:rsidP="00000000" w:rsidRDefault="00000000" w:rsidRPr="00000000" w14:paraId="000003BB">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C">
      <w:pPr>
        <w:numPr>
          <w:ilvl w:val="0"/>
          <w:numId w:val="1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Outliers and Data Cleaning:</w:t>
      </w:r>
    </w:p>
    <w:p w:rsidR="00000000" w:rsidDel="00000000" w:rsidP="00000000" w:rsidRDefault="00000000" w:rsidRPr="00000000" w14:paraId="000003BD">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SoilHeatFlux_DiffVolt1 column exhibited extreme values such as -9999, which needed to be addressed through cleaning.</w:t>
      </w:r>
    </w:p>
    <w:p w:rsidR="00000000" w:rsidDel="00000000" w:rsidP="00000000" w:rsidRDefault="00000000" w:rsidRPr="00000000" w14:paraId="000003BE">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SoilHeatFlux_DiffVolt2 contained all values as zero, so this column was removed due to its lack of informational value.</w:t>
      </w:r>
    </w:p>
    <w:p w:rsidR="00000000" w:rsidDel="00000000" w:rsidP="00000000" w:rsidRDefault="00000000" w:rsidRPr="00000000" w14:paraId="000003BF">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0">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1">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2">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3">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4563" cy="2593457"/>
            <wp:effectExtent b="0" l="0" r="0" t="0"/>
            <wp:docPr descr="Figure 4.3.1&#10;" id="2" name="image29.png"/>
            <a:graphic>
              <a:graphicData uri="http://schemas.openxmlformats.org/drawingml/2006/picture">
                <pic:pic>
                  <pic:nvPicPr>
                    <pic:cNvPr descr="Figure 4.3.1&#10;" id="0" name="image29.png"/>
                    <pic:cNvPicPr preferRelativeResize="0"/>
                  </pic:nvPicPr>
                  <pic:blipFill>
                    <a:blip r:embed="rId31"/>
                    <a:srcRect b="0" l="0" r="-2059" t="3349"/>
                    <a:stretch>
                      <a:fillRect/>
                    </a:stretch>
                  </pic:blipFill>
                  <pic:spPr>
                    <a:xfrm>
                      <a:off x="0" y="0"/>
                      <a:ext cx="4784563" cy="2593457"/>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5.1.1 Box plot of Soil Heat Flux by Net Radiation Ranges</w:t>
      </w:r>
    </w:p>
    <w:p w:rsidR="00000000" w:rsidDel="00000000" w:rsidP="00000000" w:rsidRDefault="00000000" w:rsidRPr="00000000" w14:paraId="000003C5">
      <w:pPr>
        <w:spacing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6">
      <w:pPr>
        <w:spacing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7">
      <w:pPr>
        <w:spacing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8">
      <w:pPr>
        <w:spacing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9">
      <w:pPr>
        <w:spacing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A">
      <w:pPr>
        <w:spacing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B">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C">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D">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E">
      <w:pPr>
        <w:spacing w:line="276" w:lineRule="auto"/>
        <w:ind w:left="72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1257300</wp:posOffset>
            </wp:positionH>
            <wp:positionV relativeFrom="paragraph">
              <wp:posOffset>114300</wp:posOffset>
            </wp:positionV>
            <wp:extent cx="3800475" cy="2781300"/>
            <wp:effectExtent b="0" l="0" r="0" t="0"/>
            <wp:wrapTopAndBottom distB="114300" distT="114300"/>
            <wp:docPr id="21" name="image23.png"/>
            <a:graphic>
              <a:graphicData uri="http://schemas.openxmlformats.org/drawingml/2006/picture">
                <pic:pic>
                  <pic:nvPicPr>
                    <pic:cNvPr id="0" name="image23.png"/>
                    <pic:cNvPicPr preferRelativeResize="0"/>
                  </pic:nvPicPr>
                  <pic:blipFill>
                    <a:blip r:embed="rId32"/>
                    <a:srcRect b="7081" l="5954" r="6088" t="0"/>
                    <a:stretch>
                      <a:fillRect/>
                    </a:stretch>
                  </pic:blipFill>
                  <pic:spPr>
                    <a:xfrm>
                      <a:off x="0" y="0"/>
                      <a:ext cx="3800475" cy="2781300"/>
                    </a:xfrm>
                    <a:prstGeom prst="rect"/>
                    <a:ln/>
                  </pic:spPr>
                </pic:pic>
              </a:graphicData>
            </a:graphic>
          </wp:anchor>
        </w:drawing>
      </w:r>
    </w:p>
    <w:p w:rsidR="00000000" w:rsidDel="00000000" w:rsidP="00000000" w:rsidRDefault="00000000" w:rsidRPr="00000000" w14:paraId="000003CF">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5.1.2 Hexbin plot showing the relationship between soil volume at a depth of 20 cm and soil heat flux</w:t>
      </w:r>
    </w:p>
    <w:p w:rsidR="00000000" w:rsidDel="00000000" w:rsidP="00000000" w:rsidRDefault="00000000" w:rsidRPr="00000000" w14:paraId="000003D0">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1">
      <w:pPr>
        <w:numPr>
          <w:ilvl w:val="0"/>
          <w:numId w:val="1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 Analysis:</w:t>
      </w:r>
    </w:p>
    <w:p w:rsidR="00000000" w:rsidDel="00000000" w:rsidP="00000000" w:rsidRDefault="00000000" w:rsidRPr="00000000" w14:paraId="000003D2">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a correlation heat matrix, key columns were identified that significantly contribute to the model’s predictive capabilities.</w:t>
      </w:r>
      <w:r w:rsidDel="00000000" w:rsidR="00000000" w:rsidRPr="00000000">
        <w:drawing>
          <wp:anchor allowOverlap="1" behindDoc="0" distB="114300" distT="114300" distL="114300" distR="114300" hidden="0" layoutInCell="1" locked="0" relativeHeight="0" simplePos="0">
            <wp:simplePos x="0" y="0"/>
            <wp:positionH relativeFrom="column">
              <wp:posOffset>685800</wp:posOffset>
            </wp:positionH>
            <wp:positionV relativeFrom="paragraph">
              <wp:posOffset>517158</wp:posOffset>
            </wp:positionV>
            <wp:extent cx="4914900" cy="3962606"/>
            <wp:effectExtent b="0" l="0" r="0" t="0"/>
            <wp:wrapTopAndBottom distB="114300" distT="114300"/>
            <wp:docPr id="3" name="image26.png"/>
            <a:graphic>
              <a:graphicData uri="http://schemas.openxmlformats.org/drawingml/2006/picture">
                <pic:pic>
                  <pic:nvPicPr>
                    <pic:cNvPr id="0" name="image26.png"/>
                    <pic:cNvPicPr preferRelativeResize="0"/>
                  </pic:nvPicPr>
                  <pic:blipFill>
                    <a:blip r:embed="rId33"/>
                    <a:srcRect b="6356" l="0" r="0" t="0"/>
                    <a:stretch>
                      <a:fillRect/>
                    </a:stretch>
                  </pic:blipFill>
                  <pic:spPr>
                    <a:xfrm>
                      <a:off x="0" y="0"/>
                      <a:ext cx="4914900" cy="3962606"/>
                    </a:xfrm>
                    <a:prstGeom prst="rect"/>
                    <a:ln/>
                  </pic:spPr>
                </pic:pic>
              </a:graphicData>
            </a:graphic>
          </wp:anchor>
        </w:drawing>
      </w:r>
    </w:p>
    <w:p w:rsidR="00000000" w:rsidDel="00000000" w:rsidP="00000000" w:rsidRDefault="00000000" w:rsidRPr="00000000" w14:paraId="000003D3">
      <w:pPr>
        <w:spacing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5.1.3 Correlation heatmap illustrating the relationships between various soil parameters</w:t>
      </w:r>
    </w:p>
    <w:p w:rsidR="00000000" w:rsidDel="00000000" w:rsidP="00000000" w:rsidRDefault="00000000" w:rsidRPr="00000000" w14:paraId="000003D4">
      <w:pPr>
        <w:numPr>
          <w:ilvl w:val="0"/>
          <w:numId w:val="1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Distribution Insights:</w:t>
      </w:r>
    </w:p>
    <w:p w:rsidR="00000000" w:rsidDel="00000000" w:rsidP="00000000" w:rsidRDefault="00000000" w:rsidRPr="00000000" w14:paraId="000003D5">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Soil Heat Flux distribution, visualized through histograms, showed a skewed pattern, indicating the presence of outliers. Box plots and hexbin plots further confirmed the presence of outliers and highlighted correlations between variables.</w:t>
      </w:r>
    </w:p>
    <w:p w:rsidR="00000000" w:rsidDel="00000000" w:rsidP="00000000" w:rsidRDefault="00000000" w:rsidRPr="00000000" w14:paraId="000003D6">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7">
      <w:pPr>
        <w:numPr>
          <w:ilvl w:val="0"/>
          <w:numId w:val="1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Temporal and Diurnal Variations:</w:t>
      </w:r>
    </w:p>
    <w:p w:rsidR="00000000" w:rsidDel="00000000" w:rsidP="00000000" w:rsidRDefault="00000000" w:rsidRPr="00000000" w14:paraId="000003D8">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Diurnal Patterns: Soil heat flux tends to be most negative during the day due to surface heating by solar radiation, indicating downward heat conduction. At night, the values shift slightly upward as heat conducts from the soil to the surface.</w:t>
      </w:r>
    </w:p>
    <w:p w:rsidR="00000000" w:rsidDel="00000000" w:rsidP="00000000" w:rsidRDefault="00000000" w:rsidRPr="00000000" w14:paraId="000003D9">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Temporal Trends: Soil heat flux generally stays negative, with occasional sharp increases to positive values, indicating brief heat gain periods.</w:t>
      </w:r>
    </w:p>
    <w:p w:rsidR="00000000" w:rsidDel="00000000" w:rsidP="00000000" w:rsidRDefault="00000000" w:rsidRPr="00000000" w14:paraId="000003DA">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50300" cy="5740400"/>
            <wp:effectExtent b="0" l="0" r="0" t="0"/>
            <wp:docPr id="4"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615030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3DB">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C">
      <w:pPr>
        <w:spacing w:line="276"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5.1.4 Diurnal variation of soil heat flux and Overall Temporal Trends</w:t>
      </w:r>
    </w:p>
    <w:p w:rsidR="00000000" w:rsidDel="00000000" w:rsidP="00000000" w:rsidRDefault="00000000" w:rsidRPr="00000000" w14:paraId="000003DD">
      <w:pPr>
        <w:spacing w:line="276"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E">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F">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0">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1">
      <w:pPr>
        <w:numPr>
          <w:ilvl w:val="0"/>
          <w:numId w:val="1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Trend and Variability:</w:t>
      </w:r>
    </w:p>
    <w:p w:rsidR="00000000" w:rsidDel="00000000" w:rsidP="00000000" w:rsidRDefault="00000000" w:rsidRPr="00000000" w14:paraId="000003E2">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Rolling mean and standard deviation calculations showed periodic fluctuations in soil heat flux, with an overall downward trend indicating net heat loss.</w:t>
      </w:r>
    </w:p>
    <w:p w:rsidR="00000000" w:rsidDel="00000000" w:rsidP="00000000" w:rsidRDefault="00000000" w:rsidRPr="00000000" w14:paraId="000003E3">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Autocorrelation (ACF):</w:t>
      </w:r>
    </w:p>
    <w:p w:rsidR="00000000" w:rsidDel="00000000" w:rsidP="00000000" w:rsidRDefault="00000000" w:rsidRPr="00000000" w14:paraId="000003E4">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of the autocorrelation function (ACF) revealed flat correlations, suggesting a white noise process where values are largely random and uncorrelated.</w:t>
      </w:r>
    </w:p>
    <w:p w:rsidR="00000000" w:rsidDel="00000000" w:rsidP="00000000" w:rsidRDefault="00000000" w:rsidRPr="00000000" w14:paraId="000003E5">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6">
      <w:pPr>
        <w:spacing w:line="276"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12331" cy="2638219"/>
            <wp:effectExtent b="0" l="0" r="0" t="0"/>
            <wp:docPr id="28"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3612331" cy="2638219"/>
                    </a:xfrm>
                    <a:prstGeom prst="rect"/>
                    <a:ln/>
                  </pic:spPr>
                </pic:pic>
              </a:graphicData>
            </a:graphic>
          </wp:inline>
        </w:drawing>
      </w:r>
      <w:r w:rsidDel="00000000" w:rsidR="00000000" w:rsidRPr="00000000">
        <w:rPr>
          <w:rtl w:val="0"/>
        </w:rPr>
      </w:r>
    </w:p>
    <w:p w:rsidR="00000000" w:rsidDel="00000000" w:rsidP="00000000" w:rsidRDefault="00000000" w:rsidRPr="00000000" w14:paraId="000003E7">
      <w:pPr>
        <w:spacing w:line="276"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5.1.5 Autocorrelation function (ACF) plot showing correlation between the past and current values</w:t>
      </w:r>
    </w:p>
    <w:p w:rsidR="00000000" w:rsidDel="00000000" w:rsidP="00000000" w:rsidRDefault="00000000" w:rsidRPr="00000000" w14:paraId="000003E8">
      <w:pPr>
        <w:spacing w:line="276"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9">
      <w:pPr>
        <w:spacing w:line="276"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A">
      <w:pPr>
        <w:spacing w:line="276"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41538" cy="2581153"/>
            <wp:effectExtent b="0" l="0" r="0" t="0"/>
            <wp:docPr id="30"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3441538" cy="2581153"/>
                    </a:xfrm>
                    <a:prstGeom prst="rect"/>
                    <a:ln/>
                  </pic:spPr>
                </pic:pic>
              </a:graphicData>
            </a:graphic>
          </wp:inline>
        </w:drawing>
      </w:r>
      <w:r w:rsidDel="00000000" w:rsidR="00000000" w:rsidRPr="00000000">
        <w:rPr>
          <w:rtl w:val="0"/>
        </w:rPr>
      </w:r>
    </w:p>
    <w:p w:rsidR="00000000" w:rsidDel="00000000" w:rsidP="00000000" w:rsidRDefault="00000000" w:rsidRPr="00000000" w14:paraId="000003EB">
      <w:pPr>
        <w:spacing w:line="276"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5.1.6 Partial autocorrelation function (PACF) plot illustrating the correlation  while accounting for the effects of intervening observations</w:t>
      </w:r>
    </w:p>
    <w:p w:rsidR="00000000" w:rsidDel="00000000" w:rsidP="00000000" w:rsidRDefault="00000000" w:rsidRPr="00000000" w14:paraId="000003EC">
      <w:pPr>
        <w:spacing w:line="276"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D">
      <w:pPr>
        <w:spacing w:line="276"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E">
      <w:pPr>
        <w:spacing w:line="276"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F">
      <w:pPr>
        <w:spacing w:line="276"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0">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1">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2">
      <w:pPr>
        <w:numPr>
          <w:ilvl w:val="0"/>
          <w:numId w:val="1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Annual Analysis:</w:t>
      </w:r>
    </w:p>
    <w:p w:rsidR="00000000" w:rsidDel="00000000" w:rsidP="00000000" w:rsidRDefault="00000000" w:rsidRPr="00000000" w14:paraId="000003F3">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Seasonal variations in soil heat flux and related parameters were observed through annual plots, providing insights into how these features vary throughout the year.</w:t>
      </w:r>
    </w:p>
    <w:p w:rsidR="00000000" w:rsidDel="00000000" w:rsidP="00000000" w:rsidRDefault="00000000" w:rsidRPr="00000000" w14:paraId="000003F4">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5">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6">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Preprocessing</w:t>
      </w:r>
    </w:p>
    <w:p w:rsidR="00000000" w:rsidDel="00000000" w:rsidP="00000000" w:rsidRDefault="00000000" w:rsidRPr="00000000" w14:paraId="000003F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preprocessing steps were employed to prepare the data for modeling:</w:t>
      </w:r>
    </w:p>
    <w:p w:rsidR="00000000" w:rsidDel="00000000" w:rsidP="00000000" w:rsidRDefault="00000000" w:rsidRPr="00000000" w14:paraId="000003F8">
      <w:pPr>
        <w:numPr>
          <w:ilvl w:val="0"/>
          <w:numId w:val="1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Dropping and Renaming:</w:t>
      </w:r>
    </w:p>
    <w:p w:rsidR="00000000" w:rsidDel="00000000" w:rsidP="00000000" w:rsidRDefault="00000000" w:rsidRPr="00000000" w14:paraId="000003F9">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SoilHeatFlux_DiffVolt2 column was dropped due to constant zero values.</w:t>
      </w:r>
    </w:p>
    <w:p w:rsidR="00000000" w:rsidDel="00000000" w:rsidP="00000000" w:rsidRDefault="00000000" w:rsidRPr="00000000" w14:paraId="000003FA">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were renamed for improved readability and understanding.</w:t>
      </w:r>
    </w:p>
    <w:p w:rsidR="00000000" w:rsidDel="00000000" w:rsidP="00000000" w:rsidRDefault="00000000" w:rsidRPr="00000000" w14:paraId="000003FB">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C">
      <w:pPr>
        <w:numPr>
          <w:ilvl w:val="0"/>
          <w:numId w:val="1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Handling Missing Values:</w:t>
      </w:r>
    </w:p>
    <w:p w:rsidR="00000000" w:rsidDel="00000000" w:rsidP="00000000" w:rsidRDefault="00000000" w:rsidRPr="00000000" w14:paraId="000003FD">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imputation was used to fill missing values, ensuring data consistency without introducing bias.</w:t>
      </w:r>
    </w:p>
    <w:p w:rsidR="00000000" w:rsidDel="00000000" w:rsidP="00000000" w:rsidRDefault="00000000" w:rsidRPr="00000000" w14:paraId="000003FE">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F">
      <w:pPr>
        <w:numPr>
          <w:ilvl w:val="0"/>
          <w:numId w:val="1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Scaling:</w:t>
      </w:r>
    </w:p>
    <w:p w:rsidR="00000000" w:rsidDel="00000000" w:rsidP="00000000" w:rsidRDefault="00000000" w:rsidRPr="00000000" w14:paraId="00000400">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MinMax scaler was applied to normalize data across features, aiding model convergence.</w:t>
      </w:r>
    </w:p>
    <w:p w:rsidR="00000000" w:rsidDel="00000000" w:rsidP="00000000" w:rsidRDefault="00000000" w:rsidRPr="00000000" w14:paraId="00000401">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2">
      <w:pPr>
        <w:numPr>
          <w:ilvl w:val="0"/>
          <w:numId w:val="1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Outlier Removal:</w:t>
      </w:r>
    </w:p>
    <w:p w:rsidR="00000000" w:rsidDel="00000000" w:rsidP="00000000" w:rsidRDefault="00000000" w:rsidRPr="00000000" w14:paraId="00000403">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Interquartile Range (IQR) filtering was used to detect and remove outliers, resulting in a cleaner dataset.</w:t>
      </w:r>
    </w:p>
    <w:p w:rsidR="00000000" w:rsidDel="00000000" w:rsidP="00000000" w:rsidRDefault="00000000" w:rsidRPr="00000000" w14:paraId="00000404">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5">
      <w:pPr>
        <w:numPr>
          <w:ilvl w:val="0"/>
          <w:numId w:val="1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Selection:</w:t>
      </w:r>
    </w:p>
    <w:p w:rsidR="00000000" w:rsidDel="00000000" w:rsidP="00000000" w:rsidRDefault="00000000" w:rsidRPr="00000000" w14:paraId="00000406">
      <w:pPr>
        <w:numPr>
          <w:ilvl w:val="0"/>
          <w:numId w:val="3"/>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Univariate Analysis: Statistical methods such as Chi-squared and ANOVA tests were employed to identify the most significant features.</w:t>
      </w:r>
    </w:p>
    <w:p w:rsidR="00000000" w:rsidDel="00000000" w:rsidP="00000000" w:rsidRDefault="00000000" w:rsidRPr="00000000" w14:paraId="00000407">
      <w:pPr>
        <w:numPr>
          <w:ilvl w:val="0"/>
          <w:numId w:val="3"/>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Recursive Feature Elimination (RFE): An iterative approach was used to eliminate features with minimal impact on model performance.</w:t>
      </w:r>
    </w:p>
    <w:p w:rsidR="00000000" w:rsidDel="00000000" w:rsidP="00000000" w:rsidRDefault="00000000" w:rsidRPr="00000000" w14:paraId="00000408">
      <w:pPr>
        <w:numPr>
          <w:ilvl w:val="0"/>
          <w:numId w:val="3"/>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Importance: This method assessed the significance of each feature by measuring the effect on model accuracy when features were randomly permuted.</w:t>
      </w:r>
    </w:p>
    <w:p w:rsidR="00000000" w:rsidDel="00000000" w:rsidP="00000000" w:rsidRDefault="00000000" w:rsidRPr="00000000" w14:paraId="00000409">
      <w:pPr>
        <w:spacing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A">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97388" cy="2374008"/>
            <wp:effectExtent b="0" l="0" r="0" t="0"/>
            <wp:docPr id="22"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4497388" cy="2374008"/>
                    </a:xfrm>
                    <a:prstGeom prst="rect"/>
                    <a:ln/>
                  </pic:spPr>
                </pic:pic>
              </a:graphicData>
            </a:graphic>
          </wp:inline>
        </w:drawing>
      </w:r>
      <w:r w:rsidDel="00000000" w:rsidR="00000000" w:rsidRPr="00000000">
        <w:rPr>
          <w:rtl w:val="0"/>
        </w:rPr>
      </w:r>
    </w:p>
    <w:p w:rsidR="00000000" w:rsidDel="00000000" w:rsidP="00000000" w:rsidRDefault="00000000" w:rsidRPr="00000000" w14:paraId="0000040B">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5.1.7 Results for the three Feature Selection Techniques </w:t>
      </w:r>
    </w:p>
    <w:p w:rsidR="00000000" w:rsidDel="00000000" w:rsidP="00000000" w:rsidRDefault="00000000" w:rsidRPr="00000000" w14:paraId="0000040C">
      <w:pPr>
        <w:spacing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D">
      <w:pPr>
        <w:spacing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E">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F">
      <w:pPr>
        <w:numPr>
          <w:ilvl w:val="0"/>
          <w:numId w:val="1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Recommended Features:</w:t>
      </w:r>
    </w:p>
    <w:p w:rsidR="00000000" w:rsidDel="00000000" w:rsidP="00000000" w:rsidRDefault="00000000" w:rsidRPr="00000000" w14:paraId="00000410">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Volume at 20 cm, Volume at 10 cm, Net Radiation, Conductivity, Soil Temperature at 20 cm, Soil Temperature at 10 cm, Soil Temperature at 80 cm, and DateTime.</w:t>
      </w:r>
    </w:p>
    <w:p w:rsidR="00000000" w:rsidDel="00000000" w:rsidP="00000000" w:rsidRDefault="00000000" w:rsidRPr="00000000" w14:paraId="00000411">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2">
      <w:pPr>
        <w:numPr>
          <w:ilvl w:val="0"/>
          <w:numId w:val="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Resampling of time series data:</w:t>
      </w:r>
    </w:p>
    <w:p w:rsidR="00000000" w:rsidDel="00000000" w:rsidP="00000000" w:rsidRDefault="00000000" w:rsidRPr="00000000" w14:paraId="00000413">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Resampling the Time Series dataset in an interval of 10 minutes to augment the number of data points in the training, testing, and validation sets.</w:t>
      </w:r>
    </w:p>
    <w:p w:rsidR="00000000" w:rsidDel="00000000" w:rsidP="00000000" w:rsidRDefault="00000000" w:rsidRPr="00000000" w14:paraId="00000414">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5">
      <w:pPr>
        <w:spacing w:line="276"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sz w:val="24"/>
          <w:szCs w:val="24"/>
          <w:rtl w:val="0"/>
        </w:rPr>
        <w:t xml:space="preserve">5.1.2 </w:t>
      </w:r>
      <w:r w:rsidDel="00000000" w:rsidR="00000000" w:rsidRPr="00000000">
        <w:rPr>
          <w:rFonts w:ascii="Times New Roman" w:cs="Times New Roman" w:eastAsia="Times New Roman" w:hAnsi="Times New Roman"/>
          <w:b w:val="1"/>
          <w:color w:val="222222"/>
          <w:sz w:val="24"/>
          <w:szCs w:val="24"/>
          <w:highlight w:val="white"/>
          <w:rtl w:val="0"/>
        </w:rPr>
        <w:t xml:space="preserve">Determination and optimization of plant root zone temperature</w:t>
      </w:r>
    </w:p>
    <w:p w:rsidR="00000000" w:rsidDel="00000000" w:rsidP="00000000" w:rsidRDefault="00000000" w:rsidRPr="00000000" w14:paraId="00000416">
      <w:pPr>
        <w:spacing w:line="276" w:lineRule="auto"/>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417">
      <w:pPr>
        <w:spacing w:line="276"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Data Understanding</w:t>
      </w:r>
    </w:p>
    <w:p w:rsidR="00000000" w:rsidDel="00000000" w:rsidP="00000000" w:rsidRDefault="00000000" w:rsidRPr="00000000" w14:paraId="00000418">
      <w:pPr>
        <w:spacing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We visualize how soil temperatures vary with depth over a specified time period. It helps in analyzing temperature trends, comparing depths and understanding how soil temperature might change with seasonal variations or other environmental factors. </w:t>
      </w:r>
    </w:p>
    <w:p w:rsidR="00000000" w:rsidDel="00000000" w:rsidP="00000000" w:rsidRDefault="00000000" w:rsidRPr="00000000" w14:paraId="00000419">
      <w:pPr>
        <w:spacing w:line="276" w:lineRule="auto"/>
        <w:jc w:val="center"/>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Pr>
        <w:drawing>
          <wp:inline distB="114300" distT="114300" distL="114300" distR="114300">
            <wp:extent cx="5191125" cy="2838414"/>
            <wp:effectExtent b="0" l="0" r="0" t="0"/>
            <wp:docPr id="18" name="image15.png"/>
            <a:graphic>
              <a:graphicData uri="http://schemas.openxmlformats.org/drawingml/2006/picture">
                <pic:pic>
                  <pic:nvPicPr>
                    <pic:cNvPr id="0" name="image15.png"/>
                    <pic:cNvPicPr preferRelativeResize="0"/>
                  </pic:nvPicPr>
                  <pic:blipFill>
                    <a:blip r:embed="rId38"/>
                    <a:srcRect b="0" l="0" r="0" t="3872"/>
                    <a:stretch>
                      <a:fillRect/>
                    </a:stretch>
                  </pic:blipFill>
                  <pic:spPr>
                    <a:xfrm>
                      <a:off x="0" y="0"/>
                      <a:ext cx="5191125" cy="2838414"/>
                    </a:xfrm>
                    <a:prstGeom prst="rect"/>
                    <a:ln/>
                  </pic:spPr>
                </pic:pic>
              </a:graphicData>
            </a:graphic>
          </wp:inline>
        </w:drawing>
      </w:r>
      <w:r w:rsidDel="00000000" w:rsidR="00000000" w:rsidRPr="00000000">
        <w:rPr>
          <w:rtl w:val="0"/>
        </w:rPr>
      </w:r>
    </w:p>
    <w:p w:rsidR="00000000" w:rsidDel="00000000" w:rsidP="00000000" w:rsidRDefault="00000000" w:rsidRPr="00000000" w14:paraId="0000041A">
      <w:pPr>
        <w:spacing w:line="276" w:lineRule="auto"/>
        <w:jc w:val="cente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Figure 5.1.8 Plot showing the trend of Root Zone Temperature over Time (2018-2019)</w:t>
      </w:r>
    </w:p>
    <w:p w:rsidR="00000000" w:rsidDel="00000000" w:rsidP="00000000" w:rsidRDefault="00000000" w:rsidRPr="00000000" w14:paraId="0000041B">
      <w:pPr>
        <w:spacing w:line="276" w:lineRule="auto"/>
        <w:jc w:val="cente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41C">
      <w:pPr>
        <w:spacing w:line="276" w:lineRule="auto"/>
        <w:jc w:val="both"/>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41D">
      <w:pPr>
        <w:spacing w:line="276" w:lineRule="auto"/>
        <w:jc w:val="cente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Pr>
        <w:drawing>
          <wp:inline distB="114300" distT="114300" distL="114300" distR="114300">
            <wp:extent cx="5543550" cy="3046569"/>
            <wp:effectExtent b="0" l="0" r="0" t="0"/>
            <wp:docPr id="7" name="image5.png"/>
            <a:graphic>
              <a:graphicData uri="http://schemas.openxmlformats.org/drawingml/2006/picture">
                <pic:pic>
                  <pic:nvPicPr>
                    <pic:cNvPr id="0" name="image5.png"/>
                    <pic:cNvPicPr preferRelativeResize="0"/>
                  </pic:nvPicPr>
                  <pic:blipFill>
                    <a:blip r:embed="rId39"/>
                    <a:srcRect b="0" l="0" r="0" t="3368"/>
                    <a:stretch>
                      <a:fillRect/>
                    </a:stretch>
                  </pic:blipFill>
                  <pic:spPr>
                    <a:xfrm>
                      <a:off x="0" y="0"/>
                      <a:ext cx="5543550" cy="3046569"/>
                    </a:xfrm>
                    <a:prstGeom prst="rect"/>
                    <a:ln/>
                  </pic:spPr>
                </pic:pic>
              </a:graphicData>
            </a:graphic>
          </wp:inline>
        </w:drawing>
      </w:r>
      <w:r w:rsidDel="00000000" w:rsidR="00000000" w:rsidRPr="00000000">
        <w:rPr>
          <w:rtl w:val="0"/>
        </w:rPr>
      </w:r>
    </w:p>
    <w:p w:rsidR="00000000" w:rsidDel="00000000" w:rsidP="00000000" w:rsidRDefault="00000000" w:rsidRPr="00000000" w14:paraId="0000041E">
      <w:pPr>
        <w:spacing w:line="276" w:lineRule="auto"/>
        <w:jc w:val="cente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Figure 5.1.9 Plot showing the trend of Soil Temperatures at specific depths over Time (2018-2019)</w:t>
      </w:r>
    </w:p>
    <w:p w:rsidR="00000000" w:rsidDel="00000000" w:rsidP="00000000" w:rsidRDefault="00000000" w:rsidRPr="00000000" w14:paraId="0000041F">
      <w:pPr>
        <w:spacing w:line="276" w:lineRule="auto"/>
        <w:jc w:val="cente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420">
      <w:pPr>
        <w:spacing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Analysis of Soil Temperature Patterns</w:t>
      </w:r>
    </w:p>
    <w:p w:rsidR="00000000" w:rsidDel="00000000" w:rsidP="00000000" w:rsidRDefault="00000000" w:rsidRPr="00000000" w14:paraId="00000421">
      <w:pPr>
        <w:spacing w:line="276" w:lineRule="auto"/>
        <w:jc w:val="both"/>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422">
      <w:pPr>
        <w:spacing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1. Seasonal Variation</w:t>
      </w:r>
    </w:p>
    <w:p w:rsidR="00000000" w:rsidDel="00000000" w:rsidP="00000000" w:rsidRDefault="00000000" w:rsidRPr="00000000" w14:paraId="00000423">
      <w:pPr>
        <w:spacing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Soil temperature exhibits a clear seasonal pattern across all depths, with temperatures reaching their peak during summer (mid-year) and declining in winter (end of the year). This seasonal trend reflects the influence of external climatic conditions on soil thermal dynamics.</w:t>
      </w:r>
    </w:p>
    <w:p w:rsidR="00000000" w:rsidDel="00000000" w:rsidP="00000000" w:rsidRDefault="00000000" w:rsidRPr="00000000" w14:paraId="00000424">
      <w:pPr>
        <w:spacing w:line="276" w:lineRule="auto"/>
        <w:jc w:val="both"/>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425">
      <w:pPr>
        <w:spacing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2. Temperature Decrease with Depth</w:t>
      </w:r>
    </w:p>
    <w:p w:rsidR="00000000" w:rsidDel="00000000" w:rsidP="00000000" w:rsidRDefault="00000000" w:rsidRPr="00000000" w14:paraId="00000426">
      <w:pPr>
        <w:spacing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Observations indicate that shallower depths (10 cm) experience greater temperature fluctuations. This responsiveness is attributed to the direct influence of air temperature changes. Conversely, deeper layers (e.g., 40 cm and 80 cm) exhibit more stable temperature readings, suggesting that they are less susceptible to immediate environmental variations.</w:t>
      </w:r>
    </w:p>
    <w:p w:rsidR="00000000" w:rsidDel="00000000" w:rsidP="00000000" w:rsidRDefault="00000000" w:rsidRPr="00000000" w14:paraId="00000427">
      <w:pPr>
        <w:spacing w:line="276" w:lineRule="auto"/>
        <w:jc w:val="both"/>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428">
      <w:pPr>
        <w:spacing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3. Time Lag with Depth</w:t>
      </w:r>
    </w:p>
    <w:p w:rsidR="00000000" w:rsidDel="00000000" w:rsidP="00000000" w:rsidRDefault="00000000" w:rsidRPr="00000000" w14:paraId="00000429">
      <w:pPr>
        <w:spacing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A notable time lag is observed in temperature changes at deeper layers (e.g., 80 cm) compared to shallower layers. This delay highlights the gradual penetration of heat through the soil profile, which affects how quickly deeper soil temperatures respond to surface changes.</w:t>
      </w:r>
    </w:p>
    <w:p w:rsidR="00000000" w:rsidDel="00000000" w:rsidP="00000000" w:rsidRDefault="00000000" w:rsidRPr="00000000" w14:paraId="0000042A">
      <w:pPr>
        <w:spacing w:line="276" w:lineRule="auto"/>
        <w:jc w:val="both"/>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42B">
      <w:pPr>
        <w:spacing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4. Moderation Effect</w:t>
      </w:r>
    </w:p>
    <w:p w:rsidR="00000000" w:rsidDel="00000000" w:rsidP="00000000" w:rsidRDefault="00000000" w:rsidRPr="00000000" w14:paraId="0000042C">
      <w:pPr>
        <w:spacing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Deeper soil layers (40 cm and 80 cm) display fewer temperature spikes, contributing to a more stable environment for plant roots. This stability is crucial, as it helps mitigate the impact of surface temperature fluctuations, thereby fostering better growth conditions for root systems.</w:t>
      </w:r>
    </w:p>
    <w:p w:rsidR="00000000" w:rsidDel="00000000" w:rsidP="00000000" w:rsidRDefault="00000000" w:rsidRPr="00000000" w14:paraId="0000042D">
      <w:pPr>
        <w:spacing w:line="276" w:lineRule="auto"/>
        <w:jc w:val="both"/>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42E">
      <w:pPr>
        <w:spacing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5. Overall Trends</w:t>
      </w:r>
    </w:p>
    <w:p w:rsidR="00000000" w:rsidDel="00000000" w:rsidP="00000000" w:rsidRDefault="00000000" w:rsidRPr="00000000" w14:paraId="0000042F">
      <w:pPr>
        <w:spacing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The analysis reveals that deeper soil layers undergo gradual seasonal changes, while shallower layers closely reflect immediate variations in air temperature. This disparity emphasizes the different roles that various soil depths play in the overall thermal environment.</w:t>
      </w:r>
    </w:p>
    <w:p w:rsidR="00000000" w:rsidDel="00000000" w:rsidP="00000000" w:rsidRDefault="00000000" w:rsidRPr="00000000" w14:paraId="00000430">
      <w:pPr>
        <w:spacing w:line="276" w:lineRule="auto"/>
        <w:jc w:val="both"/>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431">
      <w:pPr>
        <w:spacing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Weighted Average for Root Zone Temperature (RZT)</w:t>
      </w:r>
    </w:p>
    <w:p w:rsidR="00000000" w:rsidDel="00000000" w:rsidP="00000000" w:rsidRDefault="00000000" w:rsidRPr="00000000" w14:paraId="00000432">
      <w:pPr>
        <w:spacing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The approach to calculating the Root Zone Temperature (RZT) involves assigning weights to soil temperatures at various depths to reflect their influence on plant roots:</w:t>
      </w:r>
    </w:p>
    <w:p w:rsidR="00000000" w:rsidDel="00000000" w:rsidP="00000000" w:rsidRDefault="00000000" w:rsidRPr="00000000" w14:paraId="00000433">
      <w:pPr>
        <w:spacing w:before="180" w:line="276" w:lineRule="auto"/>
        <w:ind w:left="400" w:hanging="200"/>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ab/>
        <w:t xml:space="preserve">•</w:t>
        <w:tab/>
      </w:r>
      <w:r w:rsidDel="00000000" w:rsidR="00000000" w:rsidRPr="00000000">
        <w:rPr>
          <w:rFonts w:ascii="Times New Roman" w:cs="Times New Roman" w:eastAsia="Times New Roman" w:hAnsi="Times New Roman"/>
          <w:b w:val="1"/>
          <w:color w:val="0e0e0e"/>
          <w:sz w:val="24"/>
          <w:szCs w:val="24"/>
          <w:rtl w:val="0"/>
        </w:rPr>
        <w:t xml:space="preserve">Heavier Weight on Intermediate Depths (20 cm and 40 cm)</w:t>
      </w:r>
      <w:r w:rsidDel="00000000" w:rsidR="00000000" w:rsidRPr="00000000">
        <w:rPr>
          <w:rFonts w:ascii="Times New Roman" w:cs="Times New Roman" w:eastAsia="Times New Roman" w:hAnsi="Times New Roman"/>
          <w:color w:val="0e0e0e"/>
          <w:sz w:val="24"/>
          <w:szCs w:val="24"/>
          <w:rtl w:val="0"/>
        </w:rPr>
        <w:t xml:space="preserve">: These layers strike a balance between responsiveness to surface conditions and stability, making them critical for optimal root growth.</w:t>
      </w:r>
    </w:p>
    <w:p w:rsidR="00000000" w:rsidDel="00000000" w:rsidP="00000000" w:rsidRDefault="00000000" w:rsidRPr="00000000" w14:paraId="00000434">
      <w:pPr>
        <w:spacing w:before="180" w:line="276" w:lineRule="auto"/>
        <w:ind w:left="400" w:hanging="200"/>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ab/>
        <w:t xml:space="preserve">•</w:t>
        <w:tab/>
      </w:r>
      <w:r w:rsidDel="00000000" w:rsidR="00000000" w:rsidRPr="00000000">
        <w:rPr>
          <w:rFonts w:ascii="Times New Roman" w:cs="Times New Roman" w:eastAsia="Times New Roman" w:hAnsi="Times New Roman"/>
          <w:b w:val="1"/>
          <w:color w:val="0e0e0e"/>
          <w:sz w:val="24"/>
          <w:szCs w:val="24"/>
          <w:rtl w:val="0"/>
        </w:rPr>
        <w:t xml:space="preserve">Lower Weight on Surface Depth (10 cm)</w:t>
      </w:r>
      <w:r w:rsidDel="00000000" w:rsidR="00000000" w:rsidRPr="00000000">
        <w:rPr>
          <w:rFonts w:ascii="Times New Roman" w:cs="Times New Roman" w:eastAsia="Times New Roman" w:hAnsi="Times New Roman"/>
          <w:color w:val="0e0e0e"/>
          <w:sz w:val="24"/>
          <w:szCs w:val="24"/>
          <w:rtl w:val="0"/>
        </w:rPr>
        <w:t xml:space="preserve">: While surface temperatures fluctuate significantly, their immediate effects diminish with depth.</w:t>
      </w:r>
    </w:p>
    <w:p w:rsidR="00000000" w:rsidDel="00000000" w:rsidP="00000000" w:rsidRDefault="00000000" w:rsidRPr="00000000" w14:paraId="00000435">
      <w:pPr>
        <w:spacing w:before="180" w:line="276" w:lineRule="auto"/>
        <w:ind w:left="400" w:hanging="200"/>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ab/>
        <w:t xml:space="preserve">•</w:t>
        <w:tab/>
      </w:r>
      <w:r w:rsidDel="00000000" w:rsidR="00000000" w:rsidRPr="00000000">
        <w:rPr>
          <w:rFonts w:ascii="Times New Roman" w:cs="Times New Roman" w:eastAsia="Times New Roman" w:hAnsi="Times New Roman"/>
          <w:b w:val="1"/>
          <w:color w:val="0e0e0e"/>
          <w:sz w:val="24"/>
          <w:szCs w:val="24"/>
          <w:rtl w:val="0"/>
        </w:rPr>
        <w:t xml:space="preserve">Moderate Weight on Deep Depth (80 cm)</w:t>
      </w:r>
      <w:r w:rsidDel="00000000" w:rsidR="00000000" w:rsidRPr="00000000">
        <w:rPr>
          <w:rFonts w:ascii="Times New Roman" w:cs="Times New Roman" w:eastAsia="Times New Roman" w:hAnsi="Times New Roman"/>
          <w:color w:val="0e0e0e"/>
          <w:sz w:val="24"/>
          <w:szCs w:val="24"/>
          <w:rtl w:val="0"/>
        </w:rPr>
        <w:t xml:space="preserve">: This depth provides stability but is less responsive to rapid environmental changes.</w:t>
      </w:r>
    </w:p>
    <w:p w:rsidR="00000000" w:rsidDel="00000000" w:rsidP="00000000" w:rsidRDefault="00000000" w:rsidRPr="00000000" w14:paraId="00000436">
      <w:pPr>
        <w:spacing w:line="276"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37">
      <w:pPr>
        <w:spacing w:line="276"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Data Preprocessing</w:t>
      </w:r>
    </w:p>
    <w:p w:rsidR="00000000" w:rsidDel="00000000" w:rsidP="00000000" w:rsidRDefault="00000000" w:rsidRPr="00000000" w14:paraId="00000438">
      <w:pPr>
        <w:numPr>
          <w:ilvl w:val="0"/>
          <w:numId w:val="1"/>
        </w:numPr>
        <w:spacing w:after="0" w:afterAutospacing="0" w:before="180" w:line="276" w:lineRule="auto"/>
        <w:ind w:left="720" w:hanging="360"/>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NaN Handling</w:t>
      </w:r>
      <w:r w:rsidDel="00000000" w:rsidR="00000000" w:rsidRPr="00000000">
        <w:rPr>
          <w:rFonts w:ascii="Times New Roman" w:cs="Times New Roman" w:eastAsia="Times New Roman" w:hAnsi="Times New Roman"/>
          <w:color w:val="0e0e0e"/>
          <w:sz w:val="24"/>
          <w:szCs w:val="24"/>
          <w:rtl w:val="0"/>
        </w:rPr>
        <w:t xml:space="preserve">: Any rows with NaN values are filtered out to avoid issues in metrics calculations and optimization. This ensures only valid data points are used in further processing.</w:t>
      </w:r>
    </w:p>
    <w:p w:rsidR="00000000" w:rsidDel="00000000" w:rsidP="00000000" w:rsidRDefault="00000000" w:rsidRPr="00000000" w14:paraId="00000439">
      <w:pPr>
        <w:numPr>
          <w:ilvl w:val="0"/>
          <w:numId w:val="1"/>
        </w:numPr>
        <w:spacing w:after="0" w:afterAutospacing="0" w:before="0" w:beforeAutospacing="0" w:line="276" w:lineRule="auto"/>
        <w:ind w:left="720" w:hanging="360"/>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Exponential Decay Weighting</w:t>
      </w:r>
      <w:r w:rsidDel="00000000" w:rsidR="00000000" w:rsidRPr="00000000">
        <w:rPr>
          <w:rFonts w:ascii="Times New Roman" w:cs="Times New Roman" w:eastAsia="Times New Roman" w:hAnsi="Times New Roman"/>
          <w:color w:val="0e0e0e"/>
          <w:sz w:val="24"/>
          <w:szCs w:val="24"/>
          <w:rtl w:val="0"/>
        </w:rPr>
        <w:t xml:space="preserve">: Soil temperatures at four depths (10 cm, 20 cm, 40 cm, and 80 cm) are assigned weights using exponential decay, assuming the influence of shallower depths on RZT is more significant. The decay rate (alpha = 0.3) controls how quickly influence decreases with depth. These weights are normalized to ensure they sum to 1, allowing a proper balance in the contribution of each depth.</w:t>
      </w:r>
    </w:p>
    <w:p w:rsidR="00000000" w:rsidDel="00000000" w:rsidP="00000000" w:rsidRDefault="00000000" w:rsidRPr="00000000" w14:paraId="0000043A">
      <w:pPr>
        <w:numPr>
          <w:ilvl w:val="0"/>
          <w:numId w:val="1"/>
        </w:numPr>
        <w:spacing w:after="0" w:afterAutospacing="0" w:before="0" w:beforeAutospacing="0" w:line="276" w:lineRule="auto"/>
        <w:ind w:left="720" w:hanging="360"/>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Time-of-Day Segmentation</w:t>
      </w:r>
      <w:r w:rsidDel="00000000" w:rsidR="00000000" w:rsidRPr="00000000">
        <w:rPr>
          <w:rFonts w:ascii="Times New Roman" w:cs="Times New Roman" w:eastAsia="Times New Roman" w:hAnsi="Times New Roman"/>
          <w:color w:val="0e0e0e"/>
          <w:sz w:val="24"/>
          <w:szCs w:val="24"/>
          <w:rtl w:val="0"/>
        </w:rPr>
        <w:t xml:space="preserve">: Data is segmented into four intervals (Night, Morning, Afternoon, and Evening) based on the hour of the day, allowing for analysis of temperature patterns across different times.</w:t>
      </w:r>
    </w:p>
    <w:p w:rsidR="00000000" w:rsidDel="00000000" w:rsidP="00000000" w:rsidRDefault="00000000" w:rsidRPr="00000000" w14:paraId="0000043B">
      <w:pPr>
        <w:numPr>
          <w:ilvl w:val="0"/>
          <w:numId w:val="1"/>
        </w:numPr>
        <w:spacing w:after="0" w:afterAutospacing="0" w:before="0" w:beforeAutospacing="0" w:line="276" w:lineRule="auto"/>
        <w:ind w:left="720" w:hanging="360"/>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RZT Calculation</w:t>
      </w:r>
      <w:r w:rsidDel="00000000" w:rsidR="00000000" w:rsidRPr="00000000">
        <w:rPr>
          <w:rFonts w:ascii="Times New Roman" w:cs="Times New Roman" w:eastAsia="Times New Roman" w:hAnsi="Times New Roman"/>
          <w:color w:val="0e0e0e"/>
          <w:sz w:val="24"/>
          <w:szCs w:val="24"/>
          <w:rtl w:val="0"/>
        </w:rPr>
        <w:t xml:space="preserve">: Using the weighted sum of soil temperatures, the RZT is computed for each timestamp, yielding a consolidated temperature representing the root zone.</w:t>
      </w:r>
    </w:p>
    <w:p w:rsidR="00000000" w:rsidDel="00000000" w:rsidP="00000000" w:rsidRDefault="00000000" w:rsidRPr="00000000" w14:paraId="0000043C">
      <w:pPr>
        <w:numPr>
          <w:ilvl w:val="0"/>
          <w:numId w:val="1"/>
        </w:numPr>
        <w:spacing w:before="0" w:beforeAutospacing="0" w:line="276" w:lineRule="auto"/>
        <w:ind w:left="720" w:hanging="360"/>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Dynamic Bounds Setup</w:t>
      </w:r>
      <w:r w:rsidDel="00000000" w:rsidR="00000000" w:rsidRPr="00000000">
        <w:rPr>
          <w:rFonts w:ascii="Times New Roman" w:cs="Times New Roman" w:eastAsia="Times New Roman" w:hAnsi="Times New Roman"/>
          <w:color w:val="0e0e0e"/>
          <w:sz w:val="24"/>
          <w:szCs w:val="24"/>
          <w:rtl w:val="0"/>
        </w:rPr>
        <w:t xml:space="preserve">: Dynamic bounds for RZT are calculated, using the existing RZT values to establish realistic limits for the optimization process.</w:t>
      </w:r>
    </w:p>
    <w:p w:rsidR="00000000" w:rsidDel="00000000" w:rsidP="00000000" w:rsidRDefault="00000000" w:rsidRPr="00000000" w14:paraId="0000043D">
      <w:pPr>
        <w:pStyle w:val="Heading2"/>
        <w:spacing w:line="276" w:lineRule="auto"/>
        <w:ind w:left="0" w:firstLine="0"/>
        <w:rPr>
          <w:rFonts w:ascii="Times New Roman" w:cs="Times New Roman" w:eastAsia="Times New Roman" w:hAnsi="Times New Roman"/>
        </w:rPr>
      </w:pPr>
      <w:bookmarkStart w:colFirst="0" w:colLast="0" w:name="_ssm0vm6oop61" w:id="70"/>
      <w:bookmarkEnd w:id="70"/>
      <w:r w:rsidDel="00000000" w:rsidR="00000000" w:rsidRPr="00000000">
        <w:rPr>
          <w:rtl w:val="0"/>
        </w:rPr>
      </w:r>
    </w:p>
    <w:p w:rsidR="00000000" w:rsidDel="00000000" w:rsidP="00000000" w:rsidRDefault="00000000" w:rsidRPr="00000000" w14:paraId="0000043E">
      <w:pPr>
        <w:pStyle w:val="Heading2"/>
        <w:spacing w:line="276" w:lineRule="auto"/>
        <w:ind w:left="0" w:firstLine="0"/>
        <w:rPr>
          <w:rFonts w:ascii="Times New Roman" w:cs="Times New Roman" w:eastAsia="Times New Roman" w:hAnsi="Times New Roman"/>
        </w:rPr>
      </w:pPr>
      <w:bookmarkStart w:colFirst="0" w:colLast="0" w:name="_mwx0dujxvkdf" w:id="71"/>
      <w:bookmarkEnd w:id="71"/>
      <w:r w:rsidDel="00000000" w:rsidR="00000000" w:rsidRPr="00000000">
        <w:rPr>
          <w:rtl w:val="0"/>
        </w:rPr>
      </w:r>
    </w:p>
    <w:p w:rsidR="00000000" w:rsidDel="00000000" w:rsidP="00000000" w:rsidRDefault="00000000" w:rsidRPr="00000000" w14:paraId="0000043F">
      <w:pPr>
        <w:pStyle w:val="Heading2"/>
        <w:spacing w:line="276" w:lineRule="auto"/>
        <w:ind w:left="0" w:firstLine="0"/>
        <w:rPr>
          <w:rFonts w:ascii="Times New Roman" w:cs="Times New Roman" w:eastAsia="Times New Roman" w:hAnsi="Times New Roman"/>
        </w:rPr>
      </w:pPr>
      <w:bookmarkStart w:colFirst="0" w:colLast="0" w:name="_lehhwu265ufe" w:id="72"/>
      <w:bookmarkEnd w:id="72"/>
      <w:r w:rsidDel="00000000" w:rsidR="00000000" w:rsidRPr="00000000">
        <w:rPr>
          <w:rtl w:val="0"/>
        </w:rPr>
      </w:r>
    </w:p>
    <w:p w:rsidR="00000000" w:rsidDel="00000000" w:rsidP="00000000" w:rsidRDefault="00000000" w:rsidRPr="00000000" w14:paraId="00000440">
      <w:pPr>
        <w:pStyle w:val="Heading2"/>
        <w:spacing w:line="276" w:lineRule="auto"/>
        <w:ind w:left="0" w:firstLine="0"/>
        <w:rPr>
          <w:rFonts w:ascii="Times New Roman" w:cs="Times New Roman" w:eastAsia="Times New Roman" w:hAnsi="Times New Roman"/>
        </w:rPr>
      </w:pPr>
      <w:bookmarkStart w:colFirst="0" w:colLast="0" w:name="_64tbpuk75e1y" w:id="73"/>
      <w:bookmarkEnd w:id="73"/>
      <w:r w:rsidDel="00000000" w:rsidR="00000000" w:rsidRPr="00000000">
        <w:rPr>
          <w:rtl w:val="0"/>
        </w:rPr>
      </w:r>
    </w:p>
    <w:p w:rsidR="00000000" w:rsidDel="00000000" w:rsidP="00000000" w:rsidRDefault="00000000" w:rsidRPr="00000000" w14:paraId="00000441">
      <w:pPr>
        <w:pStyle w:val="Heading2"/>
        <w:spacing w:line="276" w:lineRule="auto"/>
        <w:ind w:left="0" w:firstLine="0"/>
        <w:rPr>
          <w:rFonts w:ascii="Times New Roman" w:cs="Times New Roman" w:eastAsia="Times New Roman" w:hAnsi="Times New Roman"/>
        </w:rPr>
      </w:pPr>
      <w:bookmarkStart w:colFirst="0" w:colLast="0" w:name="_br3wj3kwk64h" w:id="74"/>
      <w:bookmarkEnd w:id="74"/>
      <w:r w:rsidDel="00000000" w:rsidR="00000000" w:rsidRPr="00000000">
        <w:rPr>
          <w:rtl w:val="0"/>
        </w:rPr>
      </w:r>
    </w:p>
    <w:p w:rsidR="00000000" w:rsidDel="00000000" w:rsidP="00000000" w:rsidRDefault="00000000" w:rsidRPr="00000000" w14:paraId="00000442">
      <w:pPr>
        <w:pStyle w:val="Heading2"/>
        <w:spacing w:line="276" w:lineRule="auto"/>
        <w:ind w:left="0" w:firstLine="0"/>
        <w:rPr>
          <w:rFonts w:ascii="Times New Roman" w:cs="Times New Roman" w:eastAsia="Times New Roman" w:hAnsi="Times New Roman"/>
        </w:rPr>
      </w:pPr>
      <w:bookmarkStart w:colFirst="0" w:colLast="0" w:name="_77633eujiilw" w:id="75"/>
      <w:bookmarkEnd w:id="75"/>
      <w:r w:rsidDel="00000000" w:rsidR="00000000" w:rsidRPr="00000000">
        <w:rPr>
          <w:rtl w:val="0"/>
        </w:rPr>
      </w:r>
    </w:p>
    <w:p w:rsidR="00000000" w:rsidDel="00000000" w:rsidP="00000000" w:rsidRDefault="00000000" w:rsidRPr="00000000" w14:paraId="00000443">
      <w:pPr>
        <w:pStyle w:val="Heading2"/>
        <w:spacing w:line="276" w:lineRule="auto"/>
        <w:ind w:left="0" w:firstLine="0"/>
        <w:rPr>
          <w:rFonts w:ascii="Times New Roman" w:cs="Times New Roman" w:eastAsia="Times New Roman" w:hAnsi="Times New Roman"/>
        </w:rPr>
      </w:pPr>
      <w:bookmarkStart w:colFirst="0" w:colLast="0" w:name="_mpo1zqfnd61u" w:id="76"/>
      <w:bookmarkEnd w:id="76"/>
      <w:r w:rsidDel="00000000" w:rsidR="00000000" w:rsidRPr="00000000">
        <w:rPr>
          <w:rtl w:val="0"/>
        </w:rPr>
      </w:r>
    </w:p>
    <w:p w:rsidR="00000000" w:rsidDel="00000000" w:rsidP="00000000" w:rsidRDefault="00000000" w:rsidRPr="00000000" w14:paraId="00000444">
      <w:pPr>
        <w:pStyle w:val="Heading2"/>
        <w:spacing w:line="276" w:lineRule="auto"/>
        <w:ind w:left="0" w:firstLine="0"/>
        <w:rPr>
          <w:rFonts w:ascii="Times New Roman" w:cs="Times New Roman" w:eastAsia="Times New Roman" w:hAnsi="Times New Roman"/>
        </w:rPr>
      </w:pPr>
      <w:bookmarkStart w:colFirst="0" w:colLast="0" w:name="_ktymyvsnn6a9" w:id="77"/>
      <w:bookmarkEnd w:id="77"/>
      <w:r w:rsidDel="00000000" w:rsidR="00000000" w:rsidRPr="00000000">
        <w:rPr>
          <w:rtl w:val="0"/>
        </w:rPr>
      </w:r>
    </w:p>
    <w:p w:rsidR="00000000" w:rsidDel="00000000" w:rsidP="00000000" w:rsidRDefault="00000000" w:rsidRPr="00000000" w14:paraId="00000445">
      <w:pPr>
        <w:pStyle w:val="Heading2"/>
        <w:spacing w:line="276" w:lineRule="auto"/>
        <w:ind w:left="0" w:firstLine="0"/>
        <w:rPr>
          <w:rFonts w:ascii="Times New Roman" w:cs="Times New Roman" w:eastAsia="Times New Roman" w:hAnsi="Times New Roman"/>
        </w:rPr>
      </w:pPr>
      <w:bookmarkStart w:colFirst="0" w:colLast="0" w:name="_fhjmm7ycug3" w:id="78"/>
      <w:bookmarkEnd w:id="78"/>
      <w:r w:rsidDel="00000000" w:rsidR="00000000" w:rsidRPr="00000000">
        <w:rPr>
          <w:rtl w:val="0"/>
        </w:rPr>
      </w:r>
    </w:p>
    <w:p w:rsidR="00000000" w:rsidDel="00000000" w:rsidP="00000000" w:rsidRDefault="00000000" w:rsidRPr="00000000" w14:paraId="00000446">
      <w:pPr>
        <w:pStyle w:val="Heading2"/>
        <w:spacing w:line="276" w:lineRule="auto"/>
        <w:ind w:left="0" w:firstLine="0"/>
        <w:rPr>
          <w:rFonts w:ascii="Times New Roman" w:cs="Times New Roman" w:eastAsia="Times New Roman" w:hAnsi="Times New Roman"/>
        </w:rPr>
      </w:pPr>
      <w:bookmarkStart w:colFirst="0" w:colLast="0" w:name="_htpedru4vb8r" w:id="79"/>
      <w:bookmarkEnd w:id="79"/>
      <w:r w:rsidDel="00000000" w:rsidR="00000000" w:rsidRPr="00000000">
        <w:rPr>
          <w:rtl w:val="0"/>
        </w:rPr>
      </w:r>
    </w:p>
    <w:p w:rsidR="00000000" w:rsidDel="00000000" w:rsidP="00000000" w:rsidRDefault="00000000" w:rsidRPr="00000000" w14:paraId="00000447">
      <w:pPr>
        <w:pStyle w:val="Heading2"/>
        <w:spacing w:line="276" w:lineRule="auto"/>
        <w:ind w:left="0" w:firstLine="0"/>
        <w:rPr>
          <w:rFonts w:ascii="Times New Roman" w:cs="Times New Roman" w:eastAsia="Times New Roman" w:hAnsi="Times New Roman"/>
        </w:rPr>
      </w:pPr>
      <w:bookmarkStart w:colFirst="0" w:colLast="0" w:name="_y0az3xhowo8x" w:id="80"/>
      <w:bookmarkEnd w:id="80"/>
      <w:r w:rsidDel="00000000" w:rsidR="00000000" w:rsidRPr="00000000">
        <w:rPr>
          <w:rtl w:val="0"/>
        </w:rPr>
      </w:r>
    </w:p>
    <w:p w:rsidR="00000000" w:rsidDel="00000000" w:rsidP="00000000" w:rsidRDefault="00000000" w:rsidRPr="00000000" w14:paraId="00000448">
      <w:pPr>
        <w:pStyle w:val="Heading2"/>
        <w:spacing w:line="276" w:lineRule="auto"/>
        <w:ind w:left="0" w:firstLine="0"/>
        <w:rPr>
          <w:rFonts w:ascii="Times New Roman" w:cs="Times New Roman" w:eastAsia="Times New Roman" w:hAnsi="Times New Roman"/>
        </w:rPr>
      </w:pPr>
      <w:bookmarkStart w:colFirst="0" w:colLast="0" w:name="_5jizr160l4z5" w:id="81"/>
      <w:bookmarkEnd w:id="81"/>
      <w:r w:rsidDel="00000000" w:rsidR="00000000" w:rsidRPr="00000000">
        <w:rPr>
          <w:rtl w:val="0"/>
        </w:rPr>
      </w:r>
    </w:p>
    <w:p w:rsidR="00000000" w:rsidDel="00000000" w:rsidP="00000000" w:rsidRDefault="00000000" w:rsidRPr="00000000" w14:paraId="00000449">
      <w:pPr>
        <w:pStyle w:val="Heading2"/>
        <w:spacing w:line="276" w:lineRule="auto"/>
        <w:ind w:left="0" w:firstLine="0"/>
        <w:rPr>
          <w:rFonts w:ascii="Times New Roman" w:cs="Times New Roman" w:eastAsia="Times New Roman" w:hAnsi="Times New Roman"/>
        </w:rPr>
      </w:pPr>
      <w:bookmarkStart w:colFirst="0" w:colLast="0" w:name="_hi22lsgj0vyv" w:id="82"/>
      <w:bookmarkEnd w:id="82"/>
      <w:r w:rsidDel="00000000" w:rsidR="00000000" w:rsidRPr="00000000">
        <w:rPr>
          <w:rtl w:val="0"/>
        </w:rPr>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pStyle w:val="Heading2"/>
        <w:spacing w:line="276" w:lineRule="auto"/>
        <w:ind w:left="0" w:firstLine="0"/>
        <w:rPr>
          <w:rFonts w:ascii="Times New Roman" w:cs="Times New Roman" w:eastAsia="Times New Roman" w:hAnsi="Times New Roman"/>
        </w:rPr>
      </w:pPr>
      <w:bookmarkStart w:colFirst="0" w:colLast="0" w:name="_29qhs4rs1ac5" w:id="83"/>
      <w:bookmarkEnd w:id="83"/>
      <w:r w:rsidDel="00000000" w:rsidR="00000000" w:rsidRPr="00000000">
        <w:rPr>
          <w:rtl w:val="0"/>
        </w:rPr>
      </w:r>
    </w:p>
    <w:p w:rsidR="00000000" w:rsidDel="00000000" w:rsidP="00000000" w:rsidRDefault="00000000" w:rsidRPr="00000000" w14:paraId="0000044D">
      <w:pPr>
        <w:pStyle w:val="Heading2"/>
        <w:spacing w:before="220" w:line="276" w:lineRule="auto"/>
        <w:ind w:left="0" w:firstLine="0"/>
        <w:rPr>
          <w:rFonts w:ascii="Times New Roman" w:cs="Times New Roman" w:eastAsia="Times New Roman" w:hAnsi="Times New Roman"/>
        </w:rPr>
      </w:pPr>
      <w:bookmarkStart w:colFirst="0" w:colLast="0" w:name="_dmykc35wta7v" w:id="84"/>
      <w:bookmarkEnd w:id="84"/>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rtl w:val="0"/>
        </w:rPr>
        <w:t xml:space="preserve">.2 ALGORITHM</w:t>
      </w:r>
    </w:p>
    <w:p w:rsidR="00000000" w:rsidDel="00000000" w:rsidP="00000000" w:rsidRDefault="00000000" w:rsidRPr="00000000" w14:paraId="000004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F">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Algorithm for ANN:</w:t>
      </w:r>
      <w:r w:rsidDel="00000000" w:rsidR="00000000" w:rsidRPr="00000000">
        <w:rPr>
          <w:rtl w:val="0"/>
        </w:rPr>
      </w:r>
    </w:p>
    <w:p w:rsidR="00000000" w:rsidDel="00000000" w:rsidP="00000000" w:rsidRDefault="00000000" w:rsidRPr="00000000" w14:paraId="00000450">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 Initialize ANN Model</w:t>
      </w:r>
    </w:p>
    <w:p w:rsidR="00000000" w:rsidDel="00000000" w:rsidP="00000000" w:rsidRDefault="00000000" w:rsidRPr="00000000" w14:paraId="00000451">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Set input size to 7 (VolSWC_20cm, SoilTemp_10cm, VolSWC_10cm, SoilTemp_40cm, NET_Radiation, SoilTemp_20cm, Month, Hour)</w:t>
      </w:r>
    </w:p>
    <w:p w:rsidR="00000000" w:rsidDel="00000000" w:rsidP="00000000" w:rsidRDefault="00000000" w:rsidRPr="00000000" w14:paraId="00000452">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 Define ANN Architecture</w:t>
      </w:r>
    </w:p>
    <w:p w:rsidR="00000000" w:rsidDel="00000000" w:rsidP="00000000" w:rsidRDefault="00000000" w:rsidRPr="00000000" w14:paraId="00000453">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Input Layer: 7 features</w:t>
      </w:r>
    </w:p>
    <w:p w:rsidR="00000000" w:rsidDel="00000000" w:rsidP="00000000" w:rsidRDefault="00000000" w:rsidRPr="00000000" w14:paraId="00000454">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Hidden Layer 1:</w:t>
      </w:r>
    </w:p>
    <w:p w:rsidR="00000000" w:rsidDel="00000000" w:rsidP="00000000" w:rsidRDefault="00000000" w:rsidRPr="00000000" w14:paraId="00000455">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Neurons: 64</w:t>
      </w:r>
    </w:p>
    <w:p w:rsidR="00000000" w:rsidDel="00000000" w:rsidP="00000000" w:rsidRDefault="00000000" w:rsidRPr="00000000" w14:paraId="00000456">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Activation Function: ReLU</w:t>
      </w:r>
    </w:p>
    <w:p w:rsidR="00000000" w:rsidDel="00000000" w:rsidP="00000000" w:rsidRDefault="00000000" w:rsidRPr="00000000" w14:paraId="00000457">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Hidden Layer 2:</w:t>
      </w:r>
    </w:p>
    <w:p w:rsidR="00000000" w:rsidDel="00000000" w:rsidP="00000000" w:rsidRDefault="00000000" w:rsidRPr="00000000" w14:paraId="00000458">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Neurons: 32</w:t>
      </w:r>
    </w:p>
    <w:p w:rsidR="00000000" w:rsidDel="00000000" w:rsidP="00000000" w:rsidRDefault="00000000" w:rsidRPr="00000000" w14:paraId="00000459">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Activation Function: ReLU</w:t>
      </w:r>
    </w:p>
    <w:p w:rsidR="00000000" w:rsidDel="00000000" w:rsidP="00000000" w:rsidRDefault="00000000" w:rsidRPr="00000000" w14:paraId="0000045A">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Output Layer:</w:t>
      </w:r>
    </w:p>
    <w:p w:rsidR="00000000" w:rsidDel="00000000" w:rsidP="00000000" w:rsidRDefault="00000000" w:rsidRPr="00000000" w14:paraId="0000045B">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Neurons: 1 (Soil Heat Flux)</w:t>
      </w:r>
    </w:p>
    <w:p w:rsidR="00000000" w:rsidDel="00000000" w:rsidP="00000000" w:rsidRDefault="00000000" w:rsidRPr="00000000" w14:paraId="0000045C">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Activation Function: Linear</w:t>
      </w:r>
    </w:p>
    <w:p w:rsidR="00000000" w:rsidDel="00000000" w:rsidP="00000000" w:rsidRDefault="00000000" w:rsidRPr="00000000" w14:paraId="0000045D">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 For each epoch in range(1, num_epochs):</w:t>
      </w:r>
    </w:p>
    <w:p w:rsidR="00000000" w:rsidDel="00000000" w:rsidP="00000000" w:rsidRDefault="00000000" w:rsidRPr="00000000" w14:paraId="0000045E">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a. For each training sample in the dataset:</w:t>
      </w:r>
    </w:p>
    <w:p w:rsidR="00000000" w:rsidDel="00000000" w:rsidP="00000000" w:rsidRDefault="00000000" w:rsidRPr="00000000" w14:paraId="0000045F">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 Input features into the Input Layer:</w:t>
      </w:r>
    </w:p>
    <w:p w:rsidR="00000000" w:rsidDel="00000000" w:rsidP="00000000" w:rsidRDefault="00000000" w:rsidRPr="00000000" w14:paraId="00000460">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X = [VolSWC_20cm, SoilTemp_10cm, VolSWC_10cm, SoilTemp_40cm, NET_Radiation, SoilTemp_20cm, Month, Hour]</w:t>
      </w:r>
    </w:p>
    <w:p w:rsidR="00000000" w:rsidDel="00000000" w:rsidP="00000000" w:rsidRDefault="00000000" w:rsidRPr="00000000" w14:paraId="00000461">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ii. Forward Propagation:</w:t>
      </w:r>
    </w:p>
    <w:p w:rsidR="00000000" w:rsidDel="00000000" w:rsidP="00000000" w:rsidRDefault="00000000" w:rsidRPr="00000000" w14:paraId="00000462">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Hidden_Layer1_Output = ReLU(W1 * X + b1)</w:t>
      </w:r>
    </w:p>
    <w:p w:rsidR="00000000" w:rsidDel="00000000" w:rsidP="00000000" w:rsidRDefault="00000000" w:rsidRPr="00000000" w14:paraId="00000463">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Hidden_Layer2_Output = ReLU(W2 * Hidden_Layer1_Output + b2)</w:t>
      </w:r>
    </w:p>
    <w:p w:rsidR="00000000" w:rsidDel="00000000" w:rsidP="00000000" w:rsidRDefault="00000000" w:rsidRPr="00000000" w14:paraId="00000464">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Output = Linear(W3 * Hidden_Layer2_Output + b3)</w:t>
      </w:r>
    </w:p>
    <w:p w:rsidR="00000000" w:rsidDel="00000000" w:rsidP="00000000" w:rsidRDefault="00000000" w:rsidRPr="00000000" w14:paraId="00000465">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iii. Calculate Loss:</w:t>
      </w:r>
    </w:p>
    <w:p w:rsidR="00000000" w:rsidDel="00000000" w:rsidP="00000000" w:rsidRDefault="00000000" w:rsidRPr="00000000" w14:paraId="00000466">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Loss = (Predicted_Soil_Heat_Flux - Actual_Soil_Heat_Flux)^2</w:t>
      </w:r>
    </w:p>
    <w:p w:rsidR="00000000" w:rsidDel="00000000" w:rsidP="00000000" w:rsidRDefault="00000000" w:rsidRPr="00000000" w14:paraId="00000467">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b. Backward Propagation:</w:t>
      </w:r>
    </w:p>
    <w:p w:rsidR="00000000" w:rsidDel="00000000" w:rsidP="00000000" w:rsidRDefault="00000000" w:rsidRPr="00000000" w14:paraId="00000468">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 Compute gradients of the loss with respect to weights and biases (W1, b1, W2, b2, W3, b3)</w:t>
      </w:r>
    </w:p>
    <w:p w:rsidR="00000000" w:rsidDel="00000000" w:rsidP="00000000" w:rsidRDefault="00000000" w:rsidRPr="00000000" w14:paraId="00000469">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ii. Update weights using an optimization algorithm (e.g., Gradient Descent or Adam)</w:t>
      </w:r>
    </w:p>
    <w:p w:rsidR="00000000" w:rsidDel="00000000" w:rsidP="00000000" w:rsidRDefault="00000000" w:rsidRPr="00000000" w14:paraId="0000046A">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 End For</w:t>
      </w:r>
    </w:p>
    <w:p w:rsidR="00000000" w:rsidDel="00000000" w:rsidP="00000000" w:rsidRDefault="00000000" w:rsidRPr="00000000" w14:paraId="0000046B">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 After training is complete, Use trained model for prediction on new input data:</w:t>
      </w:r>
    </w:p>
    <w:p w:rsidR="00000000" w:rsidDel="00000000" w:rsidP="00000000" w:rsidRDefault="00000000" w:rsidRPr="00000000" w14:paraId="0000046C">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Soil_Heat_Flux_Prediction = ANN_Predict([New_Features])</w:t>
      </w:r>
    </w:p>
    <w:p w:rsidR="00000000" w:rsidDel="00000000" w:rsidP="00000000" w:rsidRDefault="00000000" w:rsidRPr="00000000" w14:paraId="0000046D">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6. End Algorithm</w:t>
      </w:r>
    </w:p>
    <w:p w:rsidR="00000000" w:rsidDel="00000000" w:rsidP="00000000" w:rsidRDefault="00000000" w:rsidRPr="00000000" w14:paraId="0000046E">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6F">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Algorithm for TCN:</w:t>
      </w:r>
      <w:r w:rsidDel="00000000" w:rsidR="00000000" w:rsidRPr="00000000">
        <w:rPr>
          <w:rtl w:val="0"/>
        </w:rPr>
      </w:r>
    </w:p>
    <w:p w:rsidR="00000000" w:rsidDel="00000000" w:rsidP="00000000" w:rsidRDefault="00000000" w:rsidRPr="00000000" w14:paraId="00000470">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 Initialize Parameters</w:t>
      </w:r>
    </w:p>
    <w:p w:rsidR="00000000" w:rsidDel="00000000" w:rsidP="00000000" w:rsidRDefault="00000000" w:rsidRPr="00000000" w14:paraId="00000471">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Gungsuh" w:cs="Gungsuh" w:eastAsia="Gungsuh" w:hAnsi="Gungsuh"/>
          <w:color w:val="222222"/>
          <w:sz w:val="24"/>
          <w:szCs w:val="24"/>
          <w:highlight w:val="white"/>
          <w:rtl w:val="0"/>
        </w:rPr>
        <w:t xml:space="preserve">   - Define input matrix X of size (sequence_length, features), e.g., X ∈ R^(60×8)</w:t>
      </w:r>
    </w:p>
    <w:p w:rsidR="00000000" w:rsidDel="00000000" w:rsidP="00000000" w:rsidRDefault="00000000" w:rsidRPr="00000000" w14:paraId="00000472">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Define convolutional filters K_j for each output channel j</w:t>
      </w:r>
    </w:p>
    <w:p w:rsidR="00000000" w:rsidDel="00000000" w:rsidP="00000000" w:rsidRDefault="00000000" w:rsidRPr="00000000" w14:paraId="00000473">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Set dilation factor D(m-1) for each layer m</w:t>
      </w:r>
    </w:p>
    <w:p w:rsidR="00000000" w:rsidDel="00000000" w:rsidP="00000000" w:rsidRDefault="00000000" w:rsidRPr="00000000" w14:paraId="00000474">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75">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 Input Representation</w:t>
      </w:r>
    </w:p>
    <w:p w:rsidR="00000000" w:rsidDel="00000000" w:rsidP="00000000" w:rsidRDefault="00000000" w:rsidRPr="00000000" w14:paraId="00000476">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Organize the input data X as a matrix with time steps as rows and features as columns.</w:t>
      </w:r>
    </w:p>
    <w:p w:rsidR="00000000" w:rsidDel="00000000" w:rsidP="00000000" w:rsidRDefault="00000000" w:rsidRPr="00000000" w14:paraId="00000477">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 For each epoch in range(1, num_epochs):</w:t>
      </w:r>
    </w:p>
    <w:p w:rsidR="00000000" w:rsidDel="00000000" w:rsidP="00000000" w:rsidRDefault="00000000" w:rsidRPr="00000000" w14:paraId="00000478">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a. For each training sample in the dataset:</w:t>
      </w:r>
    </w:p>
    <w:p w:rsidR="00000000" w:rsidDel="00000000" w:rsidP="00000000" w:rsidRDefault="00000000" w:rsidRPr="00000000" w14:paraId="00000479">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 For each output channel j in the layer:</w:t>
      </w:r>
    </w:p>
    <w:p w:rsidR="00000000" w:rsidDel="00000000" w:rsidP="00000000" w:rsidRDefault="00000000" w:rsidRPr="00000000" w14:paraId="0000047A">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A. For each time step n:</w:t>
      </w:r>
    </w:p>
    <w:p w:rsidR="00000000" w:rsidDel="00000000" w:rsidP="00000000" w:rsidRDefault="00000000" w:rsidRPr="00000000" w14:paraId="0000047B">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1. Compute output y[n, j] as follows:</w:t>
      </w:r>
    </w:p>
    <w:p w:rsidR="00000000" w:rsidDel="00000000" w:rsidP="00000000" w:rsidRDefault="00000000" w:rsidRPr="00000000" w14:paraId="0000047C">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y[n, j] = Σ (from i=0 to k-1) K_j[i] * X[n - D(m-1) * i]</w:t>
      </w:r>
    </w:p>
    <w:p w:rsidR="00000000" w:rsidDel="00000000" w:rsidP="00000000" w:rsidRDefault="00000000" w:rsidRPr="00000000" w14:paraId="0000047D">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where k is the filter size.</w:t>
      </w:r>
    </w:p>
    <w:p w:rsidR="00000000" w:rsidDel="00000000" w:rsidP="00000000" w:rsidRDefault="00000000" w:rsidRPr="00000000" w14:paraId="0000047E">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47F">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b. Apply Dropout:</w:t>
      </w:r>
    </w:p>
    <w:p w:rsidR="00000000" w:rsidDel="00000000" w:rsidP="00000000" w:rsidRDefault="00000000" w:rsidRPr="00000000" w14:paraId="00000480">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 y' = Dropout(y, p=0.05)</w:t>
      </w:r>
    </w:p>
    <w:p w:rsidR="00000000" w:rsidDel="00000000" w:rsidP="00000000" w:rsidRDefault="00000000" w:rsidRPr="00000000" w14:paraId="00000481">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82">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c. Flatten and Output Layer Calculation:</w:t>
      </w:r>
    </w:p>
    <w:p w:rsidR="00000000" w:rsidDel="00000000" w:rsidP="00000000" w:rsidRDefault="00000000" w:rsidRPr="00000000" w14:paraId="00000483">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 Output = f(W * Flatten(y') + b)</w:t>
      </w:r>
    </w:p>
    <w:p w:rsidR="00000000" w:rsidDel="00000000" w:rsidP="00000000" w:rsidRDefault="00000000" w:rsidRPr="00000000" w14:paraId="00000484">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where W is the weight matrix and b is the bias.</w:t>
      </w:r>
    </w:p>
    <w:p w:rsidR="00000000" w:rsidDel="00000000" w:rsidP="00000000" w:rsidRDefault="00000000" w:rsidRPr="00000000" w14:paraId="00000485">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86">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d. Calculate Loss:</w:t>
      </w:r>
    </w:p>
    <w:p w:rsidR="00000000" w:rsidDel="00000000" w:rsidP="00000000" w:rsidRDefault="00000000" w:rsidRPr="00000000" w14:paraId="00000487">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 Loss = (Predicted_Output - Actual_Output)^2</w:t>
      </w:r>
    </w:p>
    <w:p w:rsidR="00000000" w:rsidDel="00000000" w:rsidP="00000000" w:rsidRDefault="00000000" w:rsidRPr="00000000" w14:paraId="00000488">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89">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e. Backward Propagation:</w:t>
      </w:r>
    </w:p>
    <w:p w:rsidR="00000000" w:rsidDel="00000000" w:rsidP="00000000" w:rsidRDefault="00000000" w:rsidRPr="00000000" w14:paraId="0000048A">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 Compute gradients of the loss with respect to weights and biases (W, b)</w:t>
      </w:r>
    </w:p>
    <w:p w:rsidR="00000000" w:rsidDel="00000000" w:rsidP="00000000" w:rsidRDefault="00000000" w:rsidRPr="00000000" w14:paraId="0000048B">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ii. Update weights using an optimization algorithm (e.g., Gradient Descent or Adam)</w:t>
      </w:r>
    </w:p>
    <w:p w:rsidR="00000000" w:rsidDel="00000000" w:rsidP="00000000" w:rsidRDefault="00000000" w:rsidRPr="00000000" w14:paraId="0000048C">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 End For</w:t>
      </w:r>
    </w:p>
    <w:p w:rsidR="00000000" w:rsidDel="00000000" w:rsidP="00000000" w:rsidRDefault="00000000" w:rsidRPr="00000000" w14:paraId="0000048D">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 After training is complete:</w:t>
      </w:r>
    </w:p>
    <w:p w:rsidR="00000000" w:rsidDel="00000000" w:rsidP="00000000" w:rsidRDefault="00000000" w:rsidRPr="00000000" w14:paraId="0000048E">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a. Use trained model for prediction on new input data:</w:t>
      </w:r>
    </w:p>
    <w:p w:rsidR="00000000" w:rsidDel="00000000" w:rsidP="00000000" w:rsidRDefault="00000000" w:rsidRPr="00000000" w14:paraId="0000048F">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Soil_Heat_Flux_Prediction = TCN_Predict([New_Features])</w:t>
      </w:r>
    </w:p>
    <w:p w:rsidR="00000000" w:rsidDel="00000000" w:rsidP="00000000" w:rsidRDefault="00000000" w:rsidRPr="00000000" w14:paraId="00000490">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91">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6. End Algorithm</w:t>
      </w:r>
    </w:p>
    <w:p w:rsidR="00000000" w:rsidDel="00000000" w:rsidP="00000000" w:rsidRDefault="00000000" w:rsidRPr="00000000" w14:paraId="00000492">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93">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494">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Algorithm: TCN-ANN Stacked Model for Forecasting</w:t>
      </w:r>
    </w:p>
    <w:p w:rsidR="00000000" w:rsidDel="00000000" w:rsidP="00000000" w:rsidRDefault="00000000" w:rsidRPr="00000000" w14:paraId="00000495">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96">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 Data Acquisition</w:t>
      </w:r>
    </w:p>
    <w:p w:rsidR="00000000" w:rsidDel="00000000" w:rsidP="00000000" w:rsidRDefault="00000000" w:rsidRPr="00000000" w14:paraId="00000497">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Collect and organize the dataset required for forecasting.</w:t>
      </w:r>
    </w:p>
    <w:p w:rsidR="00000000" w:rsidDel="00000000" w:rsidP="00000000" w:rsidRDefault="00000000" w:rsidRPr="00000000" w14:paraId="00000498">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99">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 Data Preprocessing</w:t>
      </w:r>
    </w:p>
    <w:p w:rsidR="00000000" w:rsidDel="00000000" w:rsidP="00000000" w:rsidRDefault="00000000" w:rsidRPr="00000000" w14:paraId="0000049A">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a. Clean and preprocess the data as needed.</w:t>
      </w:r>
    </w:p>
    <w:p w:rsidR="00000000" w:rsidDel="00000000" w:rsidP="00000000" w:rsidRDefault="00000000" w:rsidRPr="00000000" w14:paraId="0000049B">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b. Perform scaling, normalization, or feature engineering.</w:t>
      </w:r>
    </w:p>
    <w:p w:rsidR="00000000" w:rsidDel="00000000" w:rsidP="00000000" w:rsidRDefault="00000000" w:rsidRPr="00000000" w14:paraId="0000049C">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c. Split the dataset into training, validation, and test sets.</w:t>
      </w:r>
    </w:p>
    <w:p w:rsidR="00000000" w:rsidDel="00000000" w:rsidP="00000000" w:rsidRDefault="00000000" w:rsidRPr="00000000" w14:paraId="0000049D">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9E">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 Model Development</w:t>
      </w:r>
    </w:p>
    <w:p w:rsidR="00000000" w:rsidDel="00000000" w:rsidP="00000000" w:rsidRDefault="00000000" w:rsidRPr="00000000" w14:paraId="0000049F">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Develop separate models: TCN model and ANN model.</w:t>
      </w:r>
    </w:p>
    <w:p w:rsidR="00000000" w:rsidDel="00000000" w:rsidP="00000000" w:rsidRDefault="00000000" w:rsidRPr="00000000" w14:paraId="000004A0">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A1">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 TCN Model Development</w:t>
      </w:r>
    </w:p>
    <w:p w:rsidR="00000000" w:rsidDel="00000000" w:rsidP="00000000" w:rsidRDefault="00000000" w:rsidRPr="00000000" w14:paraId="000004A2">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a. Input Representation:</w:t>
      </w:r>
    </w:p>
    <w:p w:rsidR="00000000" w:rsidDel="00000000" w:rsidP="00000000" w:rsidRDefault="00000000" w:rsidRPr="00000000" w14:paraId="000004A3">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Represent input data as a tensor suitable for TCN (multi-dimensional time series).</w:t>
      </w:r>
    </w:p>
    <w:p w:rsidR="00000000" w:rsidDel="00000000" w:rsidP="00000000" w:rsidRDefault="00000000" w:rsidRPr="00000000" w14:paraId="000004A4">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4A5">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b. Convolution Operation:</w:t>
      </w:r>
    </w:p>
    <w:p w:rsidR="00000000" w:rsidDel="00000000" w:rsidP="00000000" w:rsidRDefault="00000000" w:rsidRPr="00000000" w14:paraId="000004A6">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For each layer in the TCN:</w:t>
      </w:r>
    </w:p>
    <w:p w:rsidR="00000000" w:rsidDel="00000000" w:rsidP="00000000" w:rsidRDefault="00000000" w:rsidRPr="00000000" w14:paraId="000004A7">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 Apply convolution operations with varying dilation factors to capture temporal dependencies.</w:t>
      </w:r>
    </w:p>
    <w:p w:rsidR="00000000" w:rsidDel="00000000" w:rsidP="00000000" w:rsidRDefault="00000000" w:rsidRPr="00000000" w14:paraId="000004A8">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A9">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c. Residual Block Connections:</w:t>
      </w:r>
    </w:p>
    <w:p w:rsidR="00000000" w:rsidDel="00000000" w:rsidP="00000000" w:rsidRDefault="00000000" w:rsidRPr="00000000" w14:paraId="000004AA">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Implement residual blocks to ensure stable learning.</w:t>
      </w:r>
    </w:p>
    <w:p w:rsidR="00000000" w:rsidDel="00000000" w:rsidP="00000000" w:rsidRDefault="00000000" w:rsidRPr="00000000" w14:paraId="000004AB">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4AC">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d. Activation Function:</w:t>
      </w:r>
    </w:p>
    <w:p w:rsidR="00000000" w:rsidDel="00000000" w:rsidP="00000000" w:rsidRDefault="00000000" w:rsidRPr="00000000" w14:paraId="000004AD">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Apply activation functions (e.g., ReLU) after each convolution layer.</w:t>
      </w:r>
    </w:p>
    <w:p w:rsidR="00000000" w:rsidDel="00000000" w:rsidP="00000000" w:rsidRDefault="00000000" w:rsidRPr="00000000" w14:paraId="000004AE">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AF">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e. Output Tensor:</w:t>
      </w:r>
    </w:p>
    <w:p w:rsidR="00000000" w:rsidDel="00000000" w:rsidP="00000000" w:rsidRDefault="00000000" w:rsidRPr="00000000" w14:paraId="000004B0">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Obtain the output tensor from the TCN model representing learned features.</w:t>
      </w:r>
    </w:p>
    <w:p w:rsidR="00000000" w:rsidDel="00000000" w:rsidP="00000000" w:rsidRDefault="00000000" w:rsidRPr="00000000" w14:paraId="000004B1">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B2">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 ANN Model Development</w:t>
      </w:r>
    </w:p>
    <w:p w:rsidR="00000000" w:rsidDel="00000000" w:rsidP="00000000" w:rsidRDefault="00000000" w:rsidRPr="00000000" w14:paraId="000004B3">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a. Input Layer:</w:t>
      </w:r>
    </w:p>
    <w:p w:rsidR="00000000" w:rsidDel="00000000" w:rsidP="00000000" w:rsidRDefault="00000000" w:rsidRPr="00000000" w14:paraId="000004B4">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Initialize the ANN model to accept specified input features.</w:t>
      </w:r>
    </w:p>
    <w:p w:rsidR="00000000" w:rsidDel="00000000" w:rsidP="00000000" w:rsidRDefault="00000000" w:rsidRPr="00000000" w14:paraId="000004B5">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4B6">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b. Hidden Layers:</w:t>
      </w:r>
    </w:p>
    <w:p w:rsidR="00000000" w:rsidDel="00000000" w:rsidP="00000000" w:rsidRDefault="00000000" w:rsidRPr="00000000" w14:paraId="000004B7">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Layer 1: 64 neurons with ReLU activation.</w:t>
      </w:r>
    </w:p>
    <w:p w:rsidR="00000000" w:rsidDel="00000000" w:rsidP="00000000" w:rsidRDefault="00000000" w:rsidRPr="00000000" w14:paraId="000004B8">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Layer 2: 32 neurons with ReLU activation.</w:t>
      </w:r>
    </w:p>
    <w:p w:rsidR="00000000" w:rsidDel="00000000" w:rsidP="00000000" w:rsidRDefault="00000000" w:rsidRPr="00000000" w14:paraId="000004B9">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4BA">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c. Output Layer:</w:t>
      </w:r>
    </w:p>
    <w:p w:rsidR="00000000" w:rsidDel="00000000" w:rsidP="00000000" w:rsidRDefault="00000000" w:rsidRPr="00000000" w14:paraId="000004BB">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Apply linear activation function to predict the target variable (e.g., Soil Heat Flux).</w:t>
      </w:r>
    </w:p>
    <w:p w:rsidR="00000000" w:rsidDel="00000000" w:rsidP="00000000" w:rsidRDefault="00000000" w:rsidRPr="00000000" w14:paraId="000004BC">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BD">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6. Stacking</w:t>
      </w:r>
    </w:p>
    <w:p w:rsidR="00000000" w:rsidDel="00000000" w:rsidP="00000000" w:rsidRDefault="00000000" w:rsidRPr="00000000" w14:paraId="000004BE">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a. Combine output tensors from TCN and ANN models.</w:t>
      </w:r>
    </w:p>
    <w:p w:rsidR="00000000" w:rsidDel="00000000" w:rsidP="00000000" w:rsidRDefault="00000000" w:rsidRPr="00000000" w14:paraId="000004BF">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b. Feed combined outputs as inputs into a meta-model.</w:t>
      </w:r>
    </w:p>
    <w:p w:rsidR="00000000" w:rsidDel="00000000" w:rsidP="00000000" w:rsidRDefault="00000000" w:rsidRPr="00000000" w14:paraId="000004C0">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C1">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7. Meta Model Development</w:t>
      </w:r>
    </w:p>
    <w:p w:rsidR="00000000" w:rsidDel="00000000" w:rsidP="00000000" w:rsidRDefault="00000000" w:rsidRPr="00000000" w14:paraId="000004C2">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a. Develop a meta-model that takes inputs from both TCN and ANN outputs.</w:t>
      </w:r>
    </w:p>
    <w:p w:rsidR="00000000" w:rsidDel="00000000" w:rsidP="00000000" w:rsidRDefault="00000000" w:rsidRPr="00000000" w14:paraId="000004C3">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b. Train the meta-model to make final predictions based on combined learned features.</w:t>
      </w:r>
    </w:p>
    <w:p w:rsidR="00000000" w:rsidDel="00000000" w:rsidP="00000000" w:rsidRDefault="00000000" w:rsidRPr="00000000" w14:paraId="000004C4">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C5">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8. Final Predictions</w:t>
      </w:r>
    </w:p>
    <w:p w:rsidR="00000000" w:rsidDel="00000000" w:rsidP="00000000" w:rsidRDefault="00000000" w:rsidRPr="00000000" w14:paraId="000004C6">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Use the trained meta-model to generate final predictions for the target variable.</w:t>
      </w:r>
    </w:p>
    <w:p w:rsidR="00000000" w:rsidDel="00000000" w:rsidP="00000000" w:rsidRDefault="00000000" w:rsidRPr="00000000" w14:paraId="000004C7">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C8">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9. Forecasting</w:t>
      </w:r>
    </w:p>
    <w:p w:rsidR="00000000" w:rsidDel="00000000" w:rsidP="00000000" w:rsidRDefault="00000000" w:rsidRPr="00000000" w14:paraId="000004C9">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a. Apply the entire stacked model pipeline to new data for future forecasting.</w:t>
      </w:r>
    </w:p>
    <w:p w:rsidR="00000000" w:rsidDel="00000000" w:rsidP="00000000" w:rsidRDefault="00000000" w:rsidRPr="00000000" w14:paraId="000004CA">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b. Output forecasted values as final results.</w:t>
      </w:r>
    </w:p>
    <w:p w:rsidR="00000000" w:rsidDel="00000000" w:rsidP="00000000" w:rsidRDefault="00000000" w:rsidRPr="00000000" w14:paraId="000004CB">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CC">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10. End Algorithm</w:t>
      </w:r>
    </w:p>
    <w:p w:rsidR="00000000" w:rsidDel="00000000" w:rsidP="00000000" w:rsidRDefault="00000000" w:rsidRPr="00000000" w14:paraId="000004CD">
      <w:pPr>
        <w:spacing w:line="276"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CE">
      <w:pPr>
        <w:spacing w:line="276" w:lineRule="auto"/>
        <w:jc w:val="both"/>
        <w:rPr>
          <w:rFonts w:ascii="Times New Roman" w:cs="Times New Roman" w:eastAsia="Times New Roman" w:hAnsi="Times New Roman"/>
          <w:b w:val="1"/>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Algorithm - RZT Optimization using Bayesian Optimization</w:t>
      </w:r>
    </w:p>
    <w:p w:rsidR="00000000" w:rsidDel="00000000" w:rsidP="00000000" w:rsidRDefault="00000000" w:rsidRPr="00000000" w14:paraId="000004CF">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Import Required Libraries</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4D0">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Import the necessary libraries: pandas, numpy, scipy, skopt, matplotlib, and tqdm.</w:t>
      </w:r>
    </w:p>
    <w:p w:rsidR="00000000" w:rsidDel="00000000" w:rsidP="00000000" w:rsidRDefault="00000000" w:rsidRPr="00000000" w14:paraId="000004D1">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Load the Dataset</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4D2">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Define the function load_data(file_path) to load the dataset:</w:t>
      </w:r>
    </w:p>
    <w:p w:rsidR="00000000" w:rsidDel="00000000" w:rsidP="00000000" w:rsidRDefault="00000000" w:rsidRPr="00000000" w14:paraId="000004D3">
      <w:pPr>
        <w:spacing w:before="180" w:line="276" w:lineRule="auto"/>
        <w:ind w:left="80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Use pd.read_excel() to read the data.</w:t>
      </w:r>
    </w:p>
    <w:p w:rsidR="00000000" w:rsidDel="00000000" w:rsidP="00000000" w:rsidRDefault="00000000" w:rsidRPr="00000000" w14:paraId="000004D4">
      <w:pPr>
        <w:spacing w:before="180" w:line="276" w:lineRule="auto"/>
        <w:ind w:left="1600" w:hanging="8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Convert the DateTime column to datetime format.</w:t>
      </w:r>
    </w:p>
    <w:p w:rsidR="00000000" w:rsidDel="00000000" w:rsidP="00000000" w:rsidRDefault="00000000" w:rsidRPr="00000000" w14:paraId="000004D5">
      <w:pPr>
        <w:spacing w:before="180" w:line="276" w:lineRule="auto"/>
        <w:ind w:left="0" w:firstLine="72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 Set DateTime as the index.</w:t>
      </w:r>
    </w:p>
    <w:p w:rsidR="00000000" w:rsidDel="00000000" w:rsidP="00000000" w:rsidRDefault="00000000" w:rsidRPr="00000000" w14:paraId="000004D6">
      <w:pPr>
        <w:spacing w:before="180" w:line="276" w:lineRule="auto"/>
        <w:ind w:left="1000" w:hanging="5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      Call the function with the specified file path to load the data.</w:t>
      </w:r>
    </w:p>
    <w:p w:rsidR="00000000" w:rsidDel="00000000" w:rsidP="00000000" w:rsidRDefault="00000000" w:rsidRPr="00000000" w14:paraId="000004D7">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Define Constants</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4D8">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Specify the depths of soil temperatures (10 cm, 20 cm, 40 cm, and 80 cm).</w:t>
      </w:r>
    </w:p>
    <w:p w:rsidR="00000000" w:rsidDel="00000000" w:rsidP="00000000" w:rsidRDefault="00000000" w:rsidRPr="00000000" w14:paraId="000004D9">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Set the decay constant alpha = 0.3 for the exponential decay weights.</w:t>
      </w:r>
    </w:p>
    <w:p w:rsidR="00000000" w:rsidDel="00000000" w:rsidP="00000000" w:rsidRDefault="00000000" w:rsidRPr="00000000" w14:paraId="000004DA">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Calculate Exponential Decay Weights</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4DB">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For each depth, compute raw weights using the formula:</w:t>
      </w:r>
    </w:p>
    <w:p w:rsidR="00000000" w:rsidDel="00000000" w:rsidP="00000000" w:rsidRDefault="00000000" w:rsidRPr="00000000" w14:paraId="000004DC">
      <w:pPr>
        <w:spacing w:line="276" w:lineRule="auto"/>
        <w:ind w:firstLine="720"/>
        <w:jc w:val="both"/>
        <w:rPr>
          <w:rFonts w:ascii="Times New Roman" w:cs="Times New Roman" w:eastAsia="Times New Roman" w:hAnsi="Times New Roman"/>
          <w:color w:val="222222"/>
          <w:sz w:val="24"/>
          <w:szCs w:val="24"/>
          <w:highlight w:val="white"/>
        </w:rPr>
      </w:pPr>
      <m:oMath>
        <m:r>
          <w:rPr>
            <w:rFonts w:ascii="Times New Roman" w:cs="Times New Roman" w:eastAsia="Times New Roman" w:hAnsi="Times New Roman"/>
            <w:color w:val="222222"/>
            <w:sz w:val="18"/>
            <w:szCs w:val="18"/>
            <w:highlight w:val="white"/>
          </w:rPr>
          <m:t xml:space="preserve">raw_weights = exp(-</m:t>
        </m:r>
        <m:r>
          <w:rPr>
            <w:rFonts w:ascii="Times New Roman" w:cs="Times New Roman" w:eastAsia="Times New Roman" w:hAnsi="Times New Roman"/>
            <w:color w:val="222222"/>
            <w:sz w:val="18"/>
            <w:szCs w:val="18"/>
            <w:highlight w:val="white"/>
          </w:rPr>
          <m:t>α</m:t>
        </m:r>
        <m:r>
          <w:rPr>
            <w:rFonts w:ascii="Times New Roman" w:cs="Times New Roman" w:eastAsia="Times New Roman" w:hAnsi="Times New Roman"/>
            <w:color w:val="222222"/>
            <w:sz w:val="18"/>
            <w:szCs w:val="18"/>
            <w:highlight w:val="white"/>
          </w:rPr>
          <m:t xml:space="preserve"> .d)</m:t>
        </m:r>
      </m:oMath>
      <w:r w:rsidDel="00000000" w:rsidR="00000000" w:rsidRPr="00000000">
        <w:rPr>
          <w:rtl w:val="0"/>
        </w:rPr>
      </w:r>
    </w:p>
    <w:p w:rsidR="00000000" w:rsidDel="00000000" w:rsidP="00000000" w:rsidRDefault="00000000" w:rsidRPr="00000000" w14:paraId="000004DD">
      <w:pPr>
        <w:spacing w:line="276" w:lineRule="auto"/>
        <w:ind w:firstLine="72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Normalize the weights so that their sum equals 1.</w:t>
      </w:r>
    </w:p>
    <w:p w:rsidR="00000000" w:rsidDel="00000000" w:rsidP="00000000" w:rsidRDefault="00000000" w:rsidRPr="00000000" w14:paraId="000004DE">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Map Normalized Weights to Soil Temperature Columns</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4DF">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Create a dictionary weights that associates each soil temperature column with its corresponding normalized weight.</w:t>
      </w:r>
    </w:p>
    <w:p w:rsidR="00000000" w:rsidDel="00000000" w:rsidP="00000000" w:rsidRDefault="00000000" w:rsidRPr="00000000" w14:paraId="000004E0">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Calculate Root Zone Temperature (RZT)</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4E1">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Define the function calculate_rzt(data, weights):</w:t>
      </w:r>
    </w:p>
    <w:p w:rsidR="00000000" w:rsidDel="00000000" w:rsidP="00000000" w:rsidRDefault="00000000" w:rsidRPr="00000000" w14:paraId="000004E2">
      <w:pPr>
        <w:spacing w:before="180" w:line="276" w:lineRule="auto"/>
        <w:ind w:left="0" w:firstLine="72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Compute the RZT as a weighted sum of soil temperatures:</w:t>
      </w:r>
    </w:p>
    <w:p w:rsidR="00000000" w:rsidDel="00000000" w:rsidP="00000000" w:rsidRDefault="00000000" w:rsidRPr="00000000" w14:paraId="000004E3">
      <w:pPr>
        <w:spacing w:line="276" w:lineRule="auto"/>
        <w:ind w:firstLine="720"/>
        <w:jc w:val="both"/>
        <w:rPr>
          <w:rFonts w:ascii="Times New Roman" w:cs="Times New Roman" w:eastAsia="Times New Roman" w:hAnsi="Times New Roman"/>
          <w:color w:val="222222"/>
          <w:sz w:val="24"/>
          <w:szCs w:val="24"/>
          <w:highlight w:val="white"/>
        </w:rPr>
      </w:pPr>
      <m:oMath>
        <m:r>
          <w:rPr>
            <w:rFonts w:ascii="Times New Roman" w:cs="Times New Roman" w:eastAsia="Times New Roman" w:hAnsi="Times New Roman"/>
            <w:color w:val="222222"/>
            <w:sz w:val="18"/>
            <w:szCs w:val="18"/>
            <w:highlight w:val="white"/>
          </w:rPr>
          <m:t xml:space="preserve">RZT = </m:t>
        </m:r>
        <m:r>
          <w:rPr>
            <w:rFonts w:ascii="Times New Roman" w:cs="Times New Roman" w:eastAsia="Times New Roman" w:hAnsi="Times New Roman"/>
            <w:color w:val="222222"/>
            <w:sz w:val="18"/>
            <w:szCs w:val="18"/>
            <w:highlight w:val="white"/>
          </w:rPr>
          <m:t>Σ</m:t>
        </m:r>
        <m:r>
          <w:rPr>
            <w:rFonts w:ascii="Times New Roman" w:cs="Times New Roman" w:eastAsia="Times New Roman" w:hAnsi="Times New Roman"/>
            <w:color w:val="222222"/>
            <w:sz w:val="18"/>
            <w:szCs w:val="18"/>
            <w:highlight w:val="white"/>
          </w:rPr>
          <m:t xml:space="preserve">(SoilTemp</m:t>
        </m:r>
        <m:sSub>
          <m:sSubPr>
            <m:ctrlPr>
              <w:rPr>
                <w:rFonts w:ascii="Times New Roman" w:cs="Times New Roman" w:eastAsia="Times New Roman" w:hAnsi="Times New Roman"/>
                <w:color w:val="222222"/>
                <w:sz w:val="18"/>
                <w:szCs w:val="18"/>
                <w:highlight w:val="white"/>
                <w:vertAlign w:val="subscript"/>
              </w:rPr>
            </m:ctrlPr>
          </m:sSubPr>
          <m:e/>
          <m:sub>
            <m:r>
              <w:rPr>
                <w:rFonts w:ascii="Times New Roman" w:cs="Times New Roman" w:eastAsia="Times New Roman" w:hAnsi="Times New Roman"/>
                <w:color w:val="222222"/>
                <w:sz w:val="18"/>
                <w:szCs w:val="18"/>
                <w:highlight w:val="white"/>
                <w:vertAlign w:val="subscript"/>
              </w:rPr>
              <m:t xml:space="preserve">d</m:t>
            </m:r>
          </m:sub>
        </m:sSub>
        <m:r>
          <w:rPr>
            <w:rFonts w:ascii="Times New Roman" w:cs="Times New Roman" w:eastAsia="Times New Roman" w:hAnsi="Times New Roman"/>
            <w:color w:val="222222"/>
            <w:sz w:val="18"/>
            <w:szCs w:val="18"/>
            <w:highlight w:val="white"/>
          </w:rPr>
          <m:t xml:space="preserve"> </m:t>
        </m:r>
        <m:r>
          <w:rPr>
            <w:rFonts w:ascii="Times New Roman" w:cs="Times New Roman" w:eastAsia="Times New Roman" w:hAnsi="Times New Roman"/>
            <w:color w:val="222222"/>
            <w:sz w:val="18"/>
            <w:szCs w:val="18"/>
            <w:highlight w:val="white"/>
          </w:rPr>
          <m:t>×</m:t>
        </m:r>
        <m:r>
          <w:rPr>
            <w:rFonts w:ascii="Times New Roman" w:cs="Times New Roman" w:eastAsia="Times New Roman" w:hAnsi="Times New Roman"/>
            <w:color w:val="222222"/>
            <w:sz w:val="18"/>
            <w:szCs w:val="18"/>
            <w:highlight w:val="white"/>
          </w:rPr>
          <m:t xml:space="preserve"> weight</m:t>
        </m:r>
        <m:sSub>
          <m:sSubPr>
            <m:ctrlPr>
              <w:rPr>
                <w:rFonts w:ascii="Times New Roman" w:cs="Times New Roman" w:eastAsia="Times New Roman" w:hAnsi="Times New Roman"/>
                <w:color w:val="222222"/>
                <w:sz w:val="18"/>
                <w:szCs w:val="18"/>
                <w:highlight w:val="white"/>
              </w:rPr>
            </m:ctrlPr>
          </m:sSubPr>
          <m:e/>
          <m:sub>
            <m:r>
              <w:rPr>
                <w:rFonts w:ascii="Times New Roman" w:cs="Times New Roman" w:eastAsia="Times New Roman" w:hAnsi="Times New Roman"/>
                <w:color w:val="222222"/>
                <w:sz w:val="18"/>
                <w:szCs w:val="18"/>
                <w:highlight w:val="white"/>
              </w:rPr>
              <m:t xml:space="preserve">d</m:t>
            </m:r>
          </m:sub>
        </m:sSub>
        <m:r>
          <w:rPr>
            <w:rFonts w:ascii="Times New Roman" w:cs="Times New Roman" w:eastAsia="Times New Roman" w:hAnsi="Times New Roman"/>
            <w:color w:val="222222"/>
            <w:sz w:val="18"/>
            <w:szCs w:val="18"/>
            <w:highlight w:val="white"/>
          </w:rPr>
          <m:t xml:space="preserve">)</m:t>
        </m:r>
      </m:oMath>
      <w:r w:rsidDel="00000000" w:rsidR="00000000" w:rsidRPr="00000000">
        <w:rPr>
          <w:rtl w:val="0"/>
        </w:rPr>
      </w:r>
    </w:p>
    <w:p w:rsidR="00000000" w:rsidDel="00000000" w:rsidP="00000000" w:rsidRDefault="00000000" w:rsidRPr="00000000" w14:paraId="000004E4">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Call this function to add the RZT column to the dataset.</w:t>
      </w:r>
    </w:p>
    <w:p w:rsidR="00000000" w:rsidDel="00000000" w:rsidP="00000000" w:rsidRDefault="00000000" w:rsidRPr="00000000" w14:paraId="000004E5">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Segment Data by Time of Day</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4E6">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Define time intervals: Night (before 6 AM), Morning (6 AM to 12 PM), Afternoon (12 PM to 5 PM), Evening (after 5 PM)</w:t>
      </w:r>
    </w:p>
    <w:p w:rsidR="00000000" w:rsidDel="00000000" w:rsidP="00000000" w:rsidRDefault="00000000" w:rsidRPr="00000000" w14:paraId="000004E7">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Create a new column TimeOfDay in the dataset based on these intervals.</w:t>
      </w:r>
    </w:p>
    <w:p w:rsidR="00000000" w:rsidDel="00000000" w:rsidP="00000000" w:rsidRDefault="00000000" w:rsidRPr="00000000" w14:paraId="000004E8">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Calculate Minimum and Maximum RZT Values</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4E9">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Group the dataset by TimeOfDay and calculate the minimum and maximum RZT values for each segment.</w:t>
      </w:r>
    </w:p>
    <w:p w:rsidR="00000000" w:rsidDel="00000000" w:rsidP="00000000" w:rsidRDefault="00000000" w:rsidRPr="00000000" w14:paraId="000004EA">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Print the minimum and maximum RZT values before optimization.</w:t>
      </w:r>
    </w:p>
    <w:p w:rsidR="00000000" w:rsidDel="00000000" w:rsidP="00000000" w:rsidRDefault="00000000" w:rsidRPr="00000000" w14:paraId="000004EB">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Define Dynamic Bounds for Optimization</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4EC">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Set lower and upper bounds for RZT:</w:t>
      </w:r>
    </w:p>
    <w:p w:rsidR="00000000" w:rsidDel="00000000" w:rsidP="00000000" w:rsidRDefault="00000000" w:rsidRPr="00000000" w14:paraId="000004ED">
      <w:pPr>
        <w:spacing w:before="180" w:line="276" w:lineRule="auto"/>
        <w:ind w:left="1600" w:hanging="8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Lower bound: maximum of 10 or minimum RZT value.</w:t>
      </w:r>
    </w:p>
    <w:p w:rsidR="00000000" w:rsidDel="00000000" w:rsidP="00000000" w:rsidRDefault="00000000" w:rsidRPr="00000000" w14:paraId="000004EE">
      <w:pPr>
        <w:spacing w:before="180" w:line="276" w:lineRule="auto"/>
        <w:ind w:left="1600" w:hanging="8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Upper bound: minimum of 35 or maximum RZT value + 5.</w:t>
      </w:r>
    </w:p>
    <w:p w:rsidR="00000000" w:rsidDel="00000000" w:rsidP="00000000" w:rsidRDefault="00000000" w:rsidRPr="00000000" w14:paraId="000004EF">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Store the bounds in a list: bounds = [(lower_bound, upper_bound)].</w:t>
      </w:r>
    </w:p>
    <w:p w:rsidR="00000000" w:rsidDel="00000000" w:rsidP="00000000" w:rsidRDefault="00000000" w:rsidRPr="00000000" w14:paraId="000004F0">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Define Objective Function</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4F1">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Implement the function comprehensive_objective(rzt):</w:t>
      </w:r>
    </w:p>
    <w:p w:rsidR="00000000" w:rsidDel="00000000" w:rsidP="00000000" w:rsidRDefault="00000000" w:rsidRPr="00000000" w14:paraId="000004F2">
      <w:pPr>
        <w:spacing w:before="180" w:line="276" w:lineRule="auto"/>
        <w:ind w:left="1600" w:hanging="8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Initialize an empty list penalties.</w:t>
      </w:r>
    </w:p>
    <w:p w:rsidR="00000000" w:rsidDel="00000000" w:rsidP="00000000" w:rsidRDefault="00000000" w:rsidRPr="00000000" w14:paraId="000004F3">
      <w:pPr>
        <w:spacing w:before="180" w:line="276" w:lineRule="auto"/>
        <w:ind w:left="80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Extract the RZT value from the input list rzt.</w:t>
      </w:r>
    </w:p>
    <w:p w:rsidR="00000000" w:rsidDel="00000000" w:rsidP="00000000" w:rsidRDefault="00000000" w:rsidRPr="00000000" w14:paraId="000004F4">
      <w:pPr>
        <w:spacing w:before="180" w:line="276" w:lineRule="auto"/>
        <w:ind w:left="80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For each row in the dataset:</w:t>
      </w:r>
    </w:p>
    <w:p w:rsidR="00000000" w:rsidDel="00000000" w:rsidP="00000000" w:rsidRDefault="00000000" w:rsidRPr="00000000" w14:paraId="000004F5">
      <w:pPr>
        <w:spacing w:before="180" w:line="276" w:lineRule="auto"/>
        <w:ind w:left="2200" w:hanging="11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ab/>
        <w:t xml:space="preserve">Compare the RZT value against the ideal temperature range (18°C to 25°C) and bounds.</w:t>
      </w:r>
    </w:p>
    <w:p w:rsidR="00000000" w:rsidDel="00000000" w:rsidP="00000000" w:rsidRDefault="00000000" w:rsidRPr="00000000" w14:paraId="000004F6">
      <w:pPr>
        <w:spacing w:before="180" w:line="276" w:lineRule="auto"/>
        <w:ind w:left="2200" w:hanging="11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ab/>
        <w:t xml:space="preserve">Append penalties to the penalties list based on the conditions specified:</w:t>
      </w:r>
    </w:p>
    <w:p w:rsidR="00000000" w:rsidDel="00000000" w:rsidP="00000000" w:rsidRDefault="00000000" w:rsidRPr="00000000" w14:paraId="000004F7">
      <w:pPr>
        <w:spacing w:before="180" w:line="276" w:lineRule="auto"/>
        <w:ind w:left="2800" w:hanging="14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ab/>
        <w:t xml:space="preserve">Strong penalties for values below the lower bound or above the upper bound.</w:t>
      </w:r>
    </w:p>
    <w:p w:rsidR="00000000" w:rsidDel="00000000" w:rsidP="00000000" w:rsidRDefault="00000000" w:rsidRPr="00000000" w14:paraId="000004F8">
      <w:pPr>
        <w:spacing w:before="180" w:line="276" w:lineRule="auto"/>
        <w:ind w:left="2800" w:hanging="14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ab/>
        <w:t xml:space="preserve">Moderate penalties for values outside the ideal temperature range.</w:t>
      </w:r>
    </w:p>
    <w:p w:rsidR="00000000" w:rsidDel="00000000" w:rsidP="00000000" w:rsidRDefault="00000000" w:rsidRPr="00000000" w14:paraId="000004F9">
      <w:pPr>
        <w:spacing w:before="180" w:line="276" w:lineRule="auto"/>
        <w:ind w:left="1600" w:hanging="8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ab/>
        <w:tab/>
        <w:t xml:space="preserve">Handle potential NaN values in penalties.</w:t>
      </w:r>
    </w:p>
    <w:p w:rsidR="00000000" w:rsidDel="00000000" w:rsidP="00000000" w:rsidRDefault="00000000" w:rsidRPr="00000000" w14:paraId="000004FA">
      <w:pPr>
        <w:spacing w:before="180" w:line="276" w:lineRule="auto"/>
        <w:ind w:left="80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Return the mean of the penalties.</w:t>
      </w:r>
    </w:p>
    <w:p w:rsidR="00000000" w:rsidDel="00000000" w:rsidP="00000000" w:rsidRDefault="00000000" w:rsidRPr="00000000" w14:paraId="000004FB">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Define Optimization Function</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4FC">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Implement the function optimize_row(row):</w:t>
      </w:r>
    </w:p>
    <w:p w:rsidR="00000000" w:rsidDel="00000000" w:rsidP="00000000" w:rsidRDefault="00000000" w:rsidRPr="00000000" w14:paraId="000004FD">
      <w:pPr>
        <w:spacing w:before="180" w:line="276" w:lineRule="auto"/>
        <w:ind w:left="1600" w:hanging="8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Use gp_minimize from the skopt library:</w:t>
      </w:r>
    </w:p>
    <w:p w:rsidR="00000000" w:rsidDel="00000000" w:rsidP="00000000" w:rsidRDefault="00000000" w:rsidRPr="00000000" w14:paraId="000004FE">
      <w:pPr>
        <w:spacing w:before="180" w:line="276" w:lineRule="auto"/>
        <w:ind w:left="2200" w:hanging="11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ab/>
        <w:t xml:space="preserve">Pass the comprehensive_objective as the objective function.</w:t>
      </w:r>
    </w:p>
    <w:p w:rsidR="00000000" w:rsidDel="00000000" w:rsidP="00000000" w:rsidRDefault="00000000" w:rsidRPr="00000000" w14:paraId="000004FF">
      <w:pPr>
        <w:spacing w:before="180" w:line="276" w:lineRule="auto"/>
        <w:ind w:left="2200" w:hanging="11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ab/>
        <w:t xml:space="preserve">Specify the bounds, number of calls (n_calls=20), acquisition function (acq_func='EI'), random state, and initial value from the current row’s RZT.</w:t>
      </w:r>
    </w:p>
    <w:p w:rsidR="00000000" w:rsidDel="00000000" w:rsidP="00000000" w:rsidRDefault="00000000" w:rsidRPr="00000000" w14:paraId="00000500">
      <w:pPr>
        <w:spacing w:before="180" w:line="276" w:lineRule="auto"/>
        <w:ind w:left="1600" w:hanging="8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Return the optimized RZT value.</w:t>
      </w:r>
    </w:p>
    <w:p w:rsidR="00000000" w:rsidDel="00000000" w:rsidP="00000000" w:rsidRDefault="00000000" w:rsidRPr="00000000" w14:paraId="00000501">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Run Bayesian Optimization</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502">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Initialize an empty list optimized_rzts to store optimized RZT values.</w:t>
      </w:r>
    </w:p>
    <w:p w:rsidR="00000000" w:rsidDel="00000000" w:rsidP="00000000" w:rsidRDefault="00000000" w:rsidRPr="00000000" w14:paraId="00000503">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Iterate over each row in the dataset using tqdm for a progress bar:</w:t>
      </w:r>
    </w:p>
    <w:p w:rsidR="00000000" w:rsidDel="00000000" w:rsidP="00000000" w:rsidRDefault="00000000" w:rsidRPr="00000000" w14:paraId="00000504">
      <w:pPr>
        <w:spacing w:before="180" w:line="276" w:lineRule="auto"/>
        <w:ind w:left="1600" w:hanging="8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Call optimize_row(row) for each row to get the optimized RZT.</w:t>
      </w:r>
    </w:p>
    <w:p w:rsidR="00000000" w:rsidDel="00000000" w:rsidP="00000000" w:rsidRDefault="00000000" w:rsidRPr="00000000" w14:paraId="00000505">
      <w:pPr>
        <w:spacing w:before="180" w:line="276" w:lineRule="auto"/>
        <w:ind w:left="80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Append the result to optimized_rzts.</w:t>
      </w:r>
    </w:p>
    <w:p w:rsidR="00000000" w:rsidDel="00000000" w:rsidP="00000000" w:rsidRDefault="00000000" w:rsidRPr="00000000" w14:paraId="00000506">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Add Optimized Values to DataFrame</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507">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Create a new column Optimized_RZT in the dataset to store the optimized values.</w:t>
      </w:r>
    </w:p>
    <w:p w:rsidR="00000000" w:rsidDel="00000000" w:rsidP="00000000" w:rsidRDefault="00000000" w:rsidRPr="00000000" w14:paraId="00000508">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Display Results After Optimization</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509">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Print the optimized minimum and maximum RZT values for each time of day segment after optimization.</w:t>
      </w:r>
    </w:p>
    <w:p w:rsidR="00000000" w:rsidDel="00000000" w:rsidP="00000000" w:rsidRDefault="00000000" w:rsidRPr="00000000" w14:paraId="0000050A">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50B">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50C">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50D">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50E">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50F">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510">
      <w:pPr>
        <w:pStyle w:val="Heading2"/>
        <w:spacing w:before="220" w:line="276" w:lineRule="auto"/>
        <w:ind w:left="0" w:firstLine="0"/>
        <w:rPr>
          <w:rFonts w:ascii="Times New Roman" w:cs="Times New Roman" w:eastAsia="Times New Roman" w:hAnsi="Times New Roman"/>
        </w:rPr>
      </w:pPr>
      <w:bookmarkStart w:colFirst="0" w:colLast="0" w:name="_lj3zm4cytgi" w:id="85"/>
      <w:bookmarkEnd w:id="85"/>
      <w:r w:rsidDel="00000000" w:rsidR="00000000" w:rsidRPr="00000000">
        <w:rPr>
          <w:rtl w:val="0"/>
        </w:rPr>
      </w:r>
    </w:p>
    <w:p w:rsidR="00000000" w:rsidDel="00000000" w:rsidP="00000000" w:rsidRDefault="00000000" w:rsidRPr="00000000" w14:paraId="00000511">
      <w:pPr>
        <w:rPr/>
      </w:pPr>
      <w:r w:rsidDel="00000000" w:rsidR="00000000" w:rsidRPr="00000000">
        <w:rPr>
          <w:rtl w:val="0"/>
        </w:rPr>
      </w:r>
    </w:p>
    <w:p w:rsidR="00000000" w:rsidDel="00000000" w:rsidP="00000000" w:rsidRDefault="00000000" w:rsidRPr="00000000" w14:paraId="00000512">
      <w:pPr>
        <w:rPr/>
      </w:pPr>
      <w:r w:rsidDel="00000000" w:rsidR="00000000" w:rsidRPr="00000000">
        <w:rPr>
          <w:rtl w:val="0"/>
        </w:rPr>
      </w:r>
    </w:p>
    <w:p w:rsidR="00000000" w:rsidDel="00000000" w:rsidP="00000000" w:rsidRDefault="00000000" w:rsidRPr="00000000" w14:paraId="00000513">
      <w:pPr>
        <w:pStyle w:val="Heading2"/>
        <w:spacing w:before="220" w:line="276" w:lineRule="auto"/>
        <w:ind w:left="0" w:firstLine="0"/>
        <w:rPr/>
      </w:pPr>
      <w:bookmarkStart w:colFirst="0" w:colLast="0" w:name="_x3he8wqnvjy9" w:id="86"/>
      <w:bookmarkEnd w:id="86"/>
      <w:r w:rsidDel="00000000" w:rsidR="00000000" w:rsidRPr="00000000">
        <w:rPr>
          <w:rFonts w:ascii="Times New Roman" w:cs="Times New Roman" w:eastAsia="Times New Roman" w:hAnsi="Times New Roman"/>
          <w:rtl w:val="0"/>
        </w:rPr>
        <w:t xml:space="preserve">5.3 RESULT ANALYSIS</w:t>
      </w:r>
      <w:r w:rsidDel="00000000" w:rsidR="00000000" w:rsidRPr="00000000">
        <w:rPr>
          <w:rtl w:val="0"/>
        </w:rPr>
      </w:r>
    </w:p>
    <w:p w:rsidR="00000000" w:rsidDel="00000000" w:rsidP="00000000" w:rsidRDefault="00000000" w:rsidRPr="00000000" w14:paraId="000005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 metrics for the Ensemble model:</w:t>
      </w:r>
    </w:p>
    <w:p w:rsidR="00000000" w:rsidDel="00000000" w:rsidP="00000000" w:rsidRDefault="00000000" w:rsidRPr="00000000" w14:paraId="00000516">
      <w:pPr>
        <w:pStyle w:val="Heading3"/>
        <w:spacing w:after="80" w:before="280" w:line="276" w:lineRule="auto"/>
        <w:ind w:left="0" w:firstLine="0"/>
        <w:rPr>
          <w:rFonts w:ascii="Times New Roman" w:cs="Times New Roman" w:eastAsia="Times New Roman" w:hAnsi="Times New Roman"/>
        </w:rPr>
      </w:pPr>
      <w:bookmarkStart w:colFirst="0" w:colLast="0" w:name="_7wbeetikgbex" w:id="87"/>
      <w:bookmarkEnd w:id="87"/>
      <w:r w:rsidDel="00000000" w:rsidR="00000000" w:rsidRPr="00000000">
        <w:rPr>
          <w:rFonts w:ascii="Times New Roman" w:cs="Times New Roman" w:eastAsia="Times New Roman" w:hAnsi="Times New Roman"/>
          <w:rtl w:val="0"/>
        </w:rPr>
        <w:t xml:space="preserve">MSE (Mean Squared Error):</w:t>
      </w:r>
    </w:p>
    <w:p w:rsidR="00000000" w:rsidDel="00000000" w:rsidP="00000000" w:rsidRDefault="00000000" w:rsidRPr="00000000" w14:paraId="00000517">
      <w:pPr>
        <w:numPr>
          <w:ilvl w:val="0"/>
          <w:numId w:val="10"/>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MSE measures the average squared difference between the predicted values and the actual values. It penalizes larger errors more than smaller ones, making it useful when large errors are particularly undesirable.</w:t>
      </w:r>
    </w:p>
    <w:p w:rsidR="00000000" w:rsidDel="00000000" w:rsidP="00000000" w:rsidRDefault="00000000" w:rsidRPr="00000000" w14:paraId="00000518">
      <w:pPr>
        <w:numPr>
          <w:ilvl w:val="0"/>
          <w:numId w:val="10"/>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Formula</w:t>
      </w:r>
    </w:p>
    <w:p w:rsidR="00000000" w:rsidDel="00000000" w:rsidP="00000000" w:rsidRDefault="00000000" w:rsidRPr="00000000" w14:paraId="00000519">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MSE</w:t>
      </w:r>
      <w:r w:rsidDel="00000000" w:rsidR="00000000" w:rsidRPr="00000000">
        <w:rPr>
          <w:rFonts w:ascii="Times New Roman" w:cs="Times New Roman" w:eastAsia="Times New Roman" w:hAnsi="Times New Roman"/>
          <w:b w:val="1"/>
          <w:sz w:val="24"/>
          <w:szCs w:val="24"/>
          <w:rtl w:val="0"/>
        </w:rPr>
        <w:t xml:space="preserve">=</w:t>
      </w:r>
      <m:oMath>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1</m:t>
            </m:r>
          </m:num>
          <m:den>
            <m:r>
              <w:rPr>
                <w:rFonts w:ascii="Times New Roman" w:cs="Times New Roman" w:eastAsia="Times New Roman" w:hAnsi="Times New Roman"/>
                <w:b w:val="1"/>
                <w:sz w:val="24"/>
                <w:szCs w:val="24"/>
              </w:rPr>
              <m:t xml:space="preserve">n</m:t>
            </m:r>
          </m:den>
        </m:f>
      </m:oMath>
      <w:r w:rsidDel="00000000" w:rsidR="00000000" w:rsidRPr="00000000">
        <w:rPr>
          <w:rFonts w:ascii="Times New Roman" w:cs="Times New Roman" w:eastAsia="Times New Roman" w:hAnsi="Times New Roman"/>
          <w:b w:val="1"/>
          <w:sz w:val="24"/>
          <w:szCs w:val="24"/>
          <w:rtl w:val="0"/>
        </w:rPr>
        <w:t xml:space="preserve"> </w:t>
      </w:r>
      <m:oMath>
        <m:nary>
          <m:naryPr>
            <m:chr m:val="∑"/>
            <m:ctrlPr>
              <w:rPr>
                <w:rFonts w:ascii="Times New Roman" w:cs="Times New Roman" w:eastAsia="Times New Roman" w:hAnsi="Times New Roman"/>
                <w:b w:val="1"/>
                <w:sz w:val="24"/>
                <w:szCs w:val="24"/>
              </w:rPr>
            </m:ctrlPr>
          </m:naryPr>
          <m:sub>
            <m:r>
              <w:rPr>
                <w:rFonts w:ascii="Times New Roman" w:cs="Times New Roman" w:eastAsia="Times New Roman" w:hAnsi="Times New Roman"/>
                <w:b w:val="1"/>
                <w:sz w:val="24"/>
                <w:szCs w:val="24"/>
              </w:rPr>
              <m:t xml:space="preserve">i=1</m:t>
            </m:r>
          </m:sub>
          <m:sup>
            <m:r>
              <w:rPr>
                <w:rFonts w:ascii="Times New Roman" w:cs="Times New Roman" w:eastAsia="Times New Roman" w:hAnsi="Times New Roman"/>
                <w:b w:val="1"/>
                <w:sz w:val="24"/>
                <w:szCs w:val="24"/>
              </w:rPr>
              <m:t xml:space="preserve">n</m:t>
            </m:r>
          </m:sup>
        </m:nary>
        <m:r>
          <w:rPr>
            <w:rFonts w:ascii="Times New Roman" w:cs="Times New Roman" w:eastAsia="Times New Roman" w:hAnsi="Times New Roman"/>
            <w:b w:val="1"/>
            <w:sz w:val="24"/>
            <w:szCs w:val="24"/>
          </w:rPr>
          <m:t xml:space="preserve">(</m:t>
        </m:r>
      </m:oMath>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y</m:t>
            </m:r>
          </m:e>
          <m:sub>
            <m:r>
              <w:rPr>
                <w:rFonts w:ascii="Times New Roman" w:cs="Times New Roman" w:eastAsia="Times New Roman" w:hAnsi="Times New Roman"/>
                <w:b w:val="1"/>
                <w:sz w:val="24"/>
                <w:szCs w:val="24"/>
              </w:rPr>
              <m:t xml:space="preserve">i</m:t>
            </m:r>
          </m:sub>
        </m:sSub>
        <m:r>
          <w:rPr>
            <w:rFonts w:ascii="Times New Roman" w:cs="Times New Roman" w:eastAsia="Times New Roman" w:hAnsi="Times New Roman"/>
            <w:b w:val="1"/>
            <w:sz w:val="24"/>
            <w:szCs w:val="24"/>
          </w:rPr>
          <m:t xml:space="preserve">-</m:t>
        </m:r>
        <m:acc>
          <m:accPr>
            <m:chr m:val="̂"/>
            <m:ctrlPr>
              <w:rPr>
                <w:rFonts w:ascii="Times New Roman" w:cs="Times New Roman" w:eastAsia="Times New Roman" w:hAnsi="Times New Roman"/>
                <w:b w:val="1"/>
                <w:sz w:val="24"/>
                <w:szCs w:val="24"/>
              </w:rPr>
            </m:ctrlPr>
          </m:accPr>
          <m:e>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y</m:t>
                </m:r>
              </m:e>
              <m:sub>
                <m:r>
                  <w:rPr>
                    <w:rFonts w:ascii="Times New Roman" w:cs="Times New Roman" w:eastAsia="Times New Roman" w:hAnsi="Times New Roman"/>
                    <w:b w:val="1"/>
                    <w:sz w:val="24"/>
                    <w:szCs w:val="24"/>
                  </w:rPr>
                  <m:t xml:space="preserve">i</m:t>
                </m:r>
              </m:sub>
            </m:sSub>
          </m:e>
        </m:acc>
      </m:oMath>
      <m:oMath>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m:t>
            </m:r>
          </m:e>
          <m:sup>
            <m:r>
              <w:rPr>
                <w:rFonts w:ascii="Times New Roman" w:cs="Times New Roman" w:eastAsia="Times New Roman" w:hAnsi="Times New Roman"/>
                <w:b w:val="1"/>
                <w:sz w:val="24"/>
                <w:szCs w:val="24"/>
              </w:rPr>
              <m:t xml:space="preserve">2</m:t>
            </m:r>
          </m:sup>
        </m:sSup>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w:t>
      </w:r>
    </w:p>
    <w:p w:rsidR="00000000" w:rsidDel="00000000" w:rsidP="00000000" w:rsidRDefault="00000000" w:rsidRPr="00000000" w14:paraId="0000051A">
      <w:pPr>
        <w:spacing w:line="276" w:lineRule="auto"/>
        <w:jc w:val="center"/>
        <w:rPr>
          <w:rFonts w:ascii="Times New Roman" w:cs="Times New Roman" w:eastAsia="Times New Roman" w:hAnsi="Times New Roman"/>
        </w:rPr>
      </w:pPr>
      <w:r w:rsidDel="00000000" w:rsidR="00000000" w:rsidRPr="00000000">
        <w:rPr>
          <w:rtl w:val="0"/>
        </w:rPr>
      </w:r>
    </w:p>
    <w:tbl>
      <w:tblPr>
        <w:tblStyle w:val="Table8"/>
        <w:tblW w:w="7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620"/>
        <w:gridCol w:w="1620"/>
        <w:gridCol w:w="2580"/>
        <w:tblGridChange w:id="0">
          <w:tblGrid>
            <w:gridCol w:w="1620"/>
            <w:gridCol w:w="1620"/>
            <w:gridCol w:w="1620"/>
            <w:gridCol w:w="2580"/>
          </w:tblGrid>
        </w:tblGridChange>
      </w:tblGrid>
      <w:tr>
        <w:trPr>
          <w:cantSplit w:val="0"/>
          <w:trHeight w:val="240" w:hRule="atLeast"/>
          <w:tblHeader w:val="0"/>
        </w:trPr>
        <w:tc>
          <w:tcPr>
            <w:tcMar>
              <w:top w:w="100.0" w:type="dxa"/>
              <w:left w:w="100.0" w:type="dxa"/>
              <w:bottom w:w="100.0" w:type="dxa"/>
              <w:right w:w="100.0" w:type="dxa"/>
            </w:tcMar>
            <w:vAlign w:val="top"/>
          </w:tcPr>
          <w:p w:rsidR="00000000" w:rsidDel="00000000" w:rsidP="00000000" w:rsidRDefault="00000000" w:rsidRPr="00000000" w14:paraId="0000051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Epochs</w:t>
            </w:r>
          </w:p>
        </w:tc>
        <w:tc>
          <w:tcPr>
            <w:tcMar>
              <w:top w:w="100.0" w:type="dxa"/>
              <w:left w:w="100.0" w:type="dxa"/>
              <w:bottom w:w="100.0" w:type="dxa"/>
              <w:right w:w="100.0" w:type="dxa"/>
            </w:tcMar>
            <w:vAlign w:val="top"/>
          </w:tcPr>
          <w:p w:rsidR="00000000" w:rsidDel="00000000" w:rsidP="00000000" w:rsidRDefault="00000000" w:rsidRPr="00000000" w14:paraId="0000051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ANN</w:t>
            </w:r>
          </w:p>
        </w:tc>
        <w:tc>
          <w:tcPr>
            <w:tcMar>
              <w:top w:w="100.0" w:type="dxa"/>
              <w:left w:w="100.0" w:type="dxa"/>
              <w:bottom w:w="100.0" w:type="dxa"/>
              <w:right w:w="100.0" w:type="dxa"/>
            </w:tcMar>
            <w:vAlign w:val="top"/>
          </w:tcPr>
          <w:p w:rsidR="00000000" w:rsidDel="00000000" w:rsidP="00000000" w:rsidRDefault="00000000" w:rsidRPr="00000000" w14:paraId="0000051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TCN</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TCN + ANN</w:t>
            </w:r>
          </w:p>
        </w:tc>
      </w:tr>
      <w:tr>
        <w:trPr>
          <w:cantSplit w:val="0"/>
          <w:trHeight w:val="320" w:hRule="atLeast"/>
          <w:tblHeader w:val="0"/>
        </w:trPr>
        <w:tc>
          <w:tcPr>
            <w:tcMar>
              <w:top w:w="100.0" w:type="dxa"/>
              <w:left w:w="100.0" w:type="dxa"/>
              <w:bottom w:w="100.0" w:type="dxa"/>
              <w:right w:w="100.0" w:type="dxa"/>
            </w:tcMar>
            <w:vAlign w:val="top"/>
          </w:tcPr>
          <w:p w:rsidR="00000000" w:rsidDel="00000000" w:rsidP="00000000" w:rsidRDefault="00000000" w:rsidRPr="00000000" w14:paraId="0000051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52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0.2885</w:t>
            </w:r>
          </w:p>
        </w:tc>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3.9944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0.2901</w:t>
            </w:r>
          </w:p>
        </w:tc>
      </w:tr>
      <w:tr>
        <w:trPr>
          <w:cantSplit w:val="0"/>
          <w:trHeight w:val="320" w:hRule="atLeast"/>
          <w:tblHeader w:val="0"/>
        </w:trPr>
        <w:tc>
          <w:tcPr>
            <w:tcMar>
              <w:top w:w="100.0" w:type="dxa"/>
              <w:left w:w="100.0" w:type="dxa"/>
              <w:bottom w:w="100.0" w:type="dxa"/>
              <w:right w:w="100.0" w:type="dxa"/>
            </w:tcMar>
            <w:vAlign w:val="top"/>
          </w:tcPr>
          <w:p w:rsidR="00000000" w:rsidDel="00000000" w:rsidP="00000000" w:rsidRDefault="00000000" w:rsidRPr="00000000" w14:paraId="0000052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w:t>
            </w:r>
          </w:p>
        </w:tc>
        <w:tc>
          <w:tcPr>
            <w:tcMar>
              <w:top w:w="100.0" w:type="dxa"/>
              <w:left w:w="100.0" w:type="dxa"/>
              <w:bottom w:w="100.0" w:type="dxa"/>
              <w:right w:w="100.0" w:type="dxa"/>
            </w:tcMar>
            <w:vAlign w:val="top"/>
          </w:tcPr>
          <w:p w:rsidR="00000000" w:rsidDel="00000000" w:rsidP="00000000" w:rsidRDefault="00000000" w:rsidRPr="00000000" w14:paraId="0000052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0.3060</w:t>
            </w:r>
          </w:p>
        </w:tc>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9.1605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0.2866</w:t>
            </w:r>
          </w:p>
        </w:tc>
      </w:tr>
      <w:tr>
        <w:trPr>
          <w:cantSplit w:val="0"/>
          <w:trHeight w:val="320" w:hRule="atLeast"/>
          <w:tblHeader w:val="0"/>
        </w:trPr>
        <w:tc>
          <w:tcPr>
            <w:tcMar>
              <w:top w:w="100.0" w:type="dxa"/>
              <w:left w:w="100.0" w:type="dxa"/>
              <w:bottom w:w="100.0" w:type="dxa"/>
              <w:right w:w="100.0" w:type="dxa"/>
            </w:tcMar>
            <w:vAlign w:val="top"/>
          </w:tcPr>
          <w:p w:rsidR="00000000" w:rsidDel="00000000" w:rsidP="00000000" w:rsidRDefault="00000000" w:rsidRPr="00000000" w14:paraId="0000052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c>
          <w:tcPr>
            <w:tcMar>
              <w:top w:w="100.0" w:type="dxa"/>
              <w:left w:w="100.0" w:type="dxa"/>
              <w:bottom w:w="100.0" w:type="dxa"/>
              <w:right w:w="100.0" w:type="dxa"/>
            </w:tcMar>
            <w:vAlign w:val="top"/>
          </w:tcPr>
          <w:p w:rsidR="00000000" w:rsidDel="00000000" w:rsidP="00000000" w:rsidRDefault="00000000" w:rsidRPr="00000000" w14:paraId="0000052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0.4318</w:t>
            </w:r>
          </w:p>
        </w:tc>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9">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highlight w:val="white"/>
                <w:rtl w:val="0"/>
              </w:rPr>
              <w:t xml:space="preserve">3.4131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A">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highlight w:val="white"/>
                <w:rtl w:val="0"/>
              </w:rPr>
              <w:t xml:space="preserve">0.1559</w:t>
            </w:r>
            <w:r w:rsidDel="00000000" w:rsidR="00000000" w:rsidRPr="00000000">
              <w:rPr>
                <w:rtl w:val="0"/>
              </w:rPr>
            </w:r>
          </w:p>
        </w:tc>
      </w:tr>
      <w:tr>
        <w:trPr>
          <w:cantSplit w:val="0"/>
          <w:trHeight w:val="320" w:hRule="atLeast"/>
          <w:tblHeader w:val="0"/>
        </w:trPr>
        <w:tc>
          <w:tcPr>
            <w:tcMar>
              <w:top w:w="100.0" w:type="dxa"/>
              <w:left w:w="100.0" w:type="dxa"/>
              <w:bottom w:w="100.0" w:type="dxa"/>
              <w:right w:w="100.0" w:type="dxa"/>
            </w:tcMar>
            <w:vAlign w:val="top"/>
          </w:tcPr>
          <w:p w:rsidR="00000000" w:rsidDel="00000000" w:rsidP="00000000" w:rsidRDefault="00000000" w:rsidRPr="00000000" w14:paraId="0000052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tcMar>
              <w:top w:w="100.0" w:type="dxa"/>
              <w:left w:w="100.0" w:type="dxa"/>
              <w:bottom w:w="100.0" w:type="dxa"/>
              <w:right w:w="100.0" w:type="dxa"/>
            </w:tcMar>
            <w:vAlign w:val="top"/>
          </w:tcPr>
          <w:p w:rsidR="00000000" w:rsidDel="00000000" w:rsidP="00000000" w:rsidRDefault="00000000" w:rsidRPr="00000000" w14:paraId="0000052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0.3305</w:t>
            </w:r>
          </w:p>
        </w:tc>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3.7179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E">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highlight w:val="white"/>
                <w:rtl w:val="0"/>
              </w:rPr>
              <w:t xml:space="preserve">0.1563</w:t>
            </w:r>
            <w:r w:rsidDel="00000000" w:rsidR="00000000" w:rsidRPr="00000000">
              <w:rPr>
                <w:rtl w:val="0"/>
              </w:rPr>
            </w:r>
          </w:p>
        </w:tc>
      </w:tr>
      <w:tr>
        <w:trPr>
          <w:cantSplit w:val="0"/>
          <w:trHeight w:val="320" w:hRule="atLeast"/>
          <w:tblHeader w:val="0"/>
        </w:trPr>
        <w:tc>
          <w:tcPr>
            <w:tcMar>
              <w:top w:w="100.0" w:type="dxa"/>
              <w:left w:w="100.0" w:type="dxa"/>
              <w:bottom w:w="100.0" w:type="dxa"/>
              <w:right w:w="100.0" w:type="dxa"/>
            </w:tcMar>
            <w:vAlign w:val="top"/>
          </w:tcPr>
          <w:p w:rsidR="00000000" w:rsidDel="00000000" w:rsidP="00000000" w:rsidRDefault="00000000" w:rsidRPr="00000000" w14:paraId="0000052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53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0.4456</w:t>
            </w:r>
          </w:p>
        </w:tc>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3.7188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0.2834</w:t>
            </w:r>
          </w:p>
        </w:tc>
      </w:tr>
    </w:tbl>
    <w:p w:rsidR="00000000" w:rsidDel="00000000" w:rsidP="00000000" w:rsidRDefault="00000000" w:rsidRPr="00000000" w14:paraId="000005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5.3.1 Performance Metrics - MSE</w:t>
      </w:r>
      <w:r w:rsidDel="00000000" w:rsidR="00000000" w:rsidRPr="00000000">
        <w:rPr>
          <w:rtl w:val="0"/>
        </w:rPr>
      </w:r>
    </w:p>
    <w:p w:rsidR="00000000" w:rsidDel="00000000" w:rsidP="00000000" w:rsidRDefault="00000000" w:rsidRPr="00000000" w14:paraId="00000534">
      <w:pPr>
        <w:pStyle w:val="Heading3"/>
        <w:spacing w:after="80" w:before="280" w:line="276" w:lineRule="auto"/>
        <w:ind w:left="0" w:right="560" w:firstLine="0"/>
        <w:jc w:val="both"/>
        <w:rPr>
          <w:rFonts w:ascii="Times New Roman" w:cs="Times New Roman" w:eastAsia="Times New Roman" w:hAnsi="Times New Roman"/>
          <w:color w:val="222222"/>
          <w:sz w:val="26"/>
          <w:szCs w:val="26"/>
          <w:highlight w:val="white"/>
        </w:rPr>
      </w:pPr>
      <w:bookmarkStart w:colFirst="0" w:colLast="0" w:name="_wjvbzhbi0t52" w:id="88"/>
      <w:bookmarkEnd w:id="88"/>
      <w:r w:rsidDel="00000000" w:rsidR="00000000" w:rsidRPr="00000000">
        <w:rPr>
          <w:rFonts w:ascii="Times New Roman" w:cs="Times New Roman" w:eastAsia="Times New Roman" w:hAnsi="Times New Roman"/>
          <w:color w:val="222222"/>
          <w:sz w:val="26"/>
          <w:szCs w:val="26"/>
          <w:highlight w:val="white"/>
          <w:rtl w:val="0"/>
        </w:rPr>
        <w:t xml:space="preserve">MAE (Mean Absolute Error):</w:t>
      </w:r>
    </w:p>
    <w:p w:rsidR="00000000" w:rsidDel="00000000" w:rsidP="00000000" w:rsidRDefault="00000000" w:rsidRPr="00000000" w14:paraId="00000535">
      <w:pPr>
        <w:numPr>
          <w:ilvl w:val="0"/>
          <w:numId w:val="4"/>
        </w:numPr>
        <w:spacing w:after="0" w:afterAutospacing="0" w:before="240" w:line="276"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MAE calculates the average of the absolute differences between predicted and actual values. It provides a linear score without the exaggeration caused by squaring the errors.</w:t>
      </w:r>
    </w:p>
    <w:p w:rsidR="00000000" w:rsidDel="00000000" w:rsidP="00000000" w:rsidRDefault="00000000" w:rsidRPr="00000000" w14:paraId="00000536">
      <w:pPr>
        <w:numPr>
          <w:ilvl w:val="0"/>
          <w:numId w:val="4"/>
        </w:numPr>
        <w:spacing w:after="240" w:before="0" w:beforeAutospacing="0" w:line="276" w:lineRule="auto"/>
        <w:ind w:left="720" w:hanging="360"/>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Formula </w:t>
      </w:r>
    </w:p>
    <w:p w:rsidR="00000000" w:rsidDel="00000000" w:rsidP="00000000" w:rsidRDefault="00000000" w:rsidRPr="00000000" w14:paraId="00000537">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MAE</w:t>
      </w:r>
      <w:r w:rsidDel="00000000" w:rsidR="00000000" w:rsidRPr="00000000">
        <w:rPr>
          <w:rFonts w:ascii="Times New Roman" w:cs="Times New Roman" w:eastAsia="Times New Roman" w:hAnsi="Times New Roman"/>
          <w:b w:val="1"/>
          <w:color w:val="222222"/>
          <w:sz w:val="24"/>
          <w:szCs w:val="24"/>
          <w:highlight w:val="white"/>
          <w:rtl w:val="0"/>
        </w:rPr>
        <w:t xml:space="preserve"> =</w:t>
      </w:r>
      <m:oMath>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1</m:t>
            </m:r>
          </m:num>
          <m:den>
            <m:r>
              <w:rPr>
                <w:rFonts w:ascii="Times New Roman" w:cs="Times New Roman" w:eastAsia="Times New Roman" w:hAnsi="Times New Roman"/>
                <w:b w:val="1"/>
                <w:sz w:val="24"/>
                <w:szCs w:val="24"/>
              </w:rPr>
              <m:t xml:space="preserve">n</m:t>
            </m:r>
          </m:den>
        </m:f>
      </m:oMath>
      <w:r w:rsidDel="00000000" w:rsidR="00000000" w:rsidRPr="00000000">
        <w:rPr>
          <w:rFonts w:ascii="Times New Roman" w:cs="Times New Roman" w:eastAsia="Times New Roman" w:hAnsi="Times New Roman"/>
          <w:b w:val="1"/>
          <w:color w:val="222222"/>
          <w:sz w:val="24"/>
          <w:szCs w:val="24"/>
          <w:highlight w:val="white"/>
          <w:rtl w:val="0"/>
        </w:rPr>
        <w:t xml:space="preserve"> </w:t>
      </w:r>
      <m:oMath>
        <m:nary>
          <m:naryPr>
            <m:chr m:val="∑"/>
            <m:ctrlPr>
              <w:rPr>
                <w:rFonts w:ascii="Times New Roman" w:cs="Times New Roman" w:eastAsia="Times New Roman" w:hAnsi="Times New Roman"/>
                <w:b w:val="1"/>
                <w:sz w:val="24"/>
                <w:szCs w:val="24"/>
              </w:rPr>
            </m:ctrlPr>
          </m:naryPr>
          <m:sub>
            <m:r>
              <w:rPr>
                <w:rFonts w:ascii="Times New Roman" w:cs="Times New Roman" w:eastAsia="Times New Roman" w:hAnsi="Times New Roman"/>
                <w:b w:val="1"/>
                <w:sz w:val="24"/>
                <w:szCs w:val="24"/>
              </w:rPr>
              <m:t xml:space="preserve">i=1</m:t>
            </m:r>
          </m:sub>
          <m:sup>
            <m:r>
              <w:rPr>
                <w:rFonts w:ascii="Times New Roman" w:cs="Times New Roman" w:eastAsia="Times New Roman" w:hAnsi="Times New Roman"/>
                <w:b w:val="1"/>
                <w:sz w:val="24"/>
                <w:szCs w:val="24"/>
              </w:rPr>
              <m:t xml:space="preserve">n</m:t>
            </m:r>
          </m:sup>
        </m:nary>
        <m:r>
          <w:rPr>
            <w:rFonts w:ascii="Times New Roman" w:cs="Times New Roman" w:eastAsia="Times New Roman" w:hAnsi="Times New Roman"/>
            <w:b w:val="1"/>
            <w:sz w:val="24"/>
            <w:szCs w:val="24"/>
          </w:rPr>
          <m:t xml:space="preserve">|</m:t>
        </m:r>
      </m:oMath>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y</m:t>
            </m:r>
          </m:e>
          <m:sub>
            <m:r>
              <w:rPr>
                <w:rFonts w:ascii="Times New Roman" w:cs="Times New Roman" w:eastAsia="Times New Roman" w:hAnsi="Times New Roman"/>
                <w:b w:val="1"/>
                <w:sz w:val="24"/>
                <w:szCs w:val="24"/>
              </w:rPr>
              <m:t xml:space="preserve">i</m:t>
            </m:r>
          </m:sub>
        </m:sSub>
        <m:r>
          <w:rPr>
            <w:rFonts w:ascii="Times New Roman" w:cs="Times New Roman" w:eastAsia="Times New Roman" w:hAnsi="Times New Roman"/>
            <w:b w:val="1"/>
            <w:sz w:val="24"/>
            <w:szCs w:val="24"/>
          </w:rPr>
          <m:t xml:space="preserve">-</m:t>
        </m:r>
        <m:acc>
          <m:accPr>
            <m:chr m:val="̂"/>
            <m:ctrlPr>
              <w:rPr>
                <w:rFonts w:ascii="Times New Roman" w:cs="Times New Roman" w:eastAsia="Times New Roman" w:hAnsi="Times New Roman"/>
                <w:b w:val="1"/>
                <w:sz w:val="24"/>
                <w:szCs w:val="24"/>
              </w:rPr>
            </m:ctrlPr>
          </m:accPr>
          <m:e>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y</m:t>
                </m:r>
              </m:e>
              <m:sub>
                <m:r>
                  <w:rPr>
                    <w:rFonts w:ascii="Times New Roman" w:cs="Times New Roman" w:eastAsia="Times New Roman" w:hAnsi="Times New Roman"/>
                    <w:b w:val="1"/>
                    <w:sz w:val="24"/>
                    <w:szCs w:val="24"/>
                  </w:rPr>
                  <m:t xml:space="preserve">i</m:t>
                </m:r>
              </m:sub>
            </m:sSub>
          </m:e>
        </m:acc>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538">
      <w:pPr>
        <w:spacing w:line="276" w:lineRule="auto"/>
        <w:rPr>
          <w:rFonts w:ascii="Times New Roman" w:cs="Times New Roman" w:eastAsia="Times New Roman" w:hAnsi="Times New Roman"/>
        </w:rPr>
      </w:pPr>
      <w:r w:rsidDel="00000000" w:rsidR="00000000" w:rsidRPr="00000000">
        <w:rPr>
          <w:rtl w:val="0"/>
        </w:rPr>
      </w:r>
    </w:p>
    <w:tbl>
      <w:tblPr>
        <w:tblStyle w:val="Table9"/>
        <w:tblW w:w="82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60"/>
        <w:gridCol w:w="2060"/>
        <w:gridCol w:w="2080"/>
        <w:gridCol w:w="2020"/>
        <w:tblGridChange w:id="0">
          <w:tblGrid>
            <w:gridCol w:w="2060"/>
            <w:gridCol w:w="2060"/>
            <w:gridCol w:w="2080"/>
            <w:gridCol w:w="2020"/>
          </w:tblGrid>
        </w:tblGridChange>
      </w:tblGrid>
      <w:tr>
        <w:trPr>
          <w:cantSplit w:val="0"/>
          <w:trHeight w:val="240" w:hRule="atLeast"/>
          <w:tblHeader w:val="0"/>
        </w:trPr>
        <w:tc>
          <w:tcPr>
            <w:tcMar>
              <w:top w:w="100.0" w:type="dxa"/>
              <w:left w:w="100.0" w:type="dxa"/>
              <w:bottom w:w="100.0" w:type="dxa"/>
              <w:right w:w="100.0" w:type="dxa"/>
            </w:tcMar>
            <w:vAlign w:val="top"/>
          </w:tcPr>
          <w:p w:rsidR="00000000" w:rsidDel="00000000" w:rsidP="00000000" w:rsidRDefault="00000000" w:rsidRPr="00000000" w14:paraId="0000053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Epochs</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ANN</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TCN</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TCN+ANN</w:t>
            </w:r>
          </w:p>
        </w:tc>
      </w:tr>
      <w:tr>
        <w:trPr>
          <w:cantSplit w:val="0"/>
          <w:trHeight w:val="320"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0.4124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1.4298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0.1713</w:t>
            </w:r>
          </w:p>
        </w:tc>
      </w:tr>
      <w:tr>
        <w:trPr>
          <w:cantSplit w:val="0"/>
          <w:trHeight w:val="320"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0.4151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2.4254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0.1729</w:t>
            </w:r>
          </w:p>
        </w:tc>
      </w:tr>
      <w:tr>
        <w:trPr>
          <w:cantSplit w:val="0"/>
          <w:trHeight w:val="320"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0.4226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1.3366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8">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highlight w:val="white"/>
                <w:rtl w:val="0"/>
              </w:rPr>
              <w:t xml:space="preserve">0.2935</w:t>
            </w:r>
            <w:r w:rsidDel="00000000" w:rsidR="00000000" w:rsidRPr="00000000">
              <w:rPr>
                <w:rtl w:val="0"/>
              </w:rPr>
            </w:r>
          </w:p>
        </w:tc>
      </w:tr>
      <w:tr>
        <w:trPr>
          <w:cantSplit w:val="0"/>
          <w:trHeight w:val="320"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0.4664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1.3659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C">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highlight w:val="white"/>
                <w:rtl w:val="0"/>
              </w:rPr>
              <w:t xml:space="preserve">0.2948</w:t>
            </w:r>
            <w:r w:rsidDel="00000000" w:rsidR="00000000" w:rsidRPr="00000000">
              <w:rPr>
                <w:rtl w:val="0"/>
              </w:rPr>
            </w:r>
          </w:p>
        </w:tc>
      </w:tr>
      <w:tr>
        <w:trPr>
          <w:cantSplit w:val="0"/>
          <w:trHeight w:val="320" w:hRule="atLeast"/>
          <w:tblHeader w:val="0"/>
        </w:trPr>
        <w:tc>
          <w:tcPr>
            <w:tcMar>
              <w:top w:w="100.0" w:type="dxa"/>
              <w:left w:w="100.0" w:type="dxa"/>
              <w:bottom w:w="100.0" w:type="dxa"/>
              <w:right w:w="100.0" w:type="dxa"/>
            </w:tcMar>
            <w:vAlign w:val="top"/>
          </w:tcPr>
          <w:p w:rsidR="00000000" w:rsidDel="00000000" w:rsidP="00000000" w:rsidRDefault="00000000" w:rsidRPr="00000000" w14:paraId="0000054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0.4778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1.3498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0.1468</w:t>
            </w:r>
          </w:p>
        </w:tc>
      </w:tr>
    </w:tbl>
    <w:p w:rsidR="00000000" w:rsidDel="00000000" w:rsidP="00000000" w:rsidRDefault="00000000" w:rsidRPr="00000000" w14:paraId="00000551">
      <w:pPr>
        <w:spacing w:after="240" w:before="24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5.3.2 Performance Metrics - MAE</w:t>
      </w:r>
      <w:r w:rsidDel="00000000" w:rsidR="00000000" w:rsidRPr="00000000">
        <w:rPr>
          <w:rtl w:val="0"/>
        </w:rPr>
      </w:r>
    </w:p>
    <w:p w:rsidR="00000000" w:rsidDel="00000000" w:rsidP="00000000" w:rsidRDefault="00000000" w:rsidRPr="00000000" w14:paraId="00000552">
      <w:pPr>
        <w:pStyle w:val="Heading3"/>
        <w:spacing w:after="80" w:before="280" w:line="276" w:lineRule="auto"/>
        <w:ind w:left="0" w:right="560" w:firstLine="0"/>
        <w:jc w:val="both"/>
        <w:rPr>
          <w:rFonts w:ascii="Times New Roman" w:cs="Times New Roman" w:eastAsia="Times New Roman" w:hAnsi="Times New Roman"/>
          <w:color w:val="222222"/>
          <w:sz w:val="26"/>
          <w:szCs w:val="26"/>
          <w:highlight w:val="white"/>
        </w:rPr>
      </w:pPr>
      <w:bookmarkStart w:colFirst="0" w:colLast="0" w:name="_30txj65270y2" w:id="89"/>
      <w:bookmarkEnd w:id="89"/>
      <w:r w:rsidDel="00000000" w:rsidR="00000000" w:rsidRPr="00000000">
        <w:rPr>
          <w:rFonts w:ascii="Times New Roman" w:cs="Times New Roman" w:eastAsia="Times New Roman" w:hAnsi="Times New Roman"/>
          <w:color w:val="222222"/>
          <w:sz w:val="26"/>
          <w:szCs w:val="26"/>
          <w:highlight w:val="white"/>
          <w:rtl w:val="0"/>
        </w:rPr>
        <w:t xml:space="preserve">R-squared (Coefficient of Determination):</w:t>
      </w:r>
    </w:p>
    <w:p w:rsidR="00000000" w:rsidDel="00000000" w:rsidP="00000000" w:rsidRDefault="00000000" w:rsidRPr="00000000" w14:paraId="00000553">
      <w:pPr>
        <w:numPr>
          <w:ilvl w:val="0"/>
          <w:numId w:val="11"/>
        </w:numPr>
        <w:spacing w:after="0" w:afterAutospacing="0" w:before="240" w:line="276"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 squared is a statistical measure that shows the proportion of variance in the dependent variable that is predictable from the independent variable(s). It gives an idea of how well the model captures the relationship between the predictors and the target.</w:t>
      </w:r>
    </w:p>
    <w:p w:rsidR="00000000" w:rsidDel="00000000" w:rsidP="00000000" w:rsidRDefault="00000000" w:rsidRPr="00000000" w14:paraId="00000554">
      <w:pPr>
        <w:numPr>
          <w:ilvl w:val="0"/>
          <w:numId w:val="11"/>
        </w:numPr>
        <w:spacing w:after="240" w:before="0" w:beforeAutospacing="0" w:line="276" w:lineRule="auto"/>
        <w:ind w:left="720" w:hanging="360"/>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Formula</w:t>
      </w:r>
    </w:p>
    <w:p w:rsidR="00000000" w:rsidDel="00000000" w:rsidP="00000000" w:rsidRDefault="00000000" w:rsidRPr="00000000" w14:paraId="00000555">
      <w:pPr>
        <w:spacing w:after="240" w:before="240" w:line="276" w:lineRule="auto"/>
        <w:ind w:left="720" w:firstLine="0"/>
        <w:rPr>
          <w:rFonts w:ascii="Times New Roman" w:cs="Times New Roman" w:eastAsia="Times New Roman" w:hAnsi="Times New Roman"/>
          <w:color w:val="222222"/>
          <w:sz w:val="24"/>
          <w:szCs w:val="24"/>
          <w:highlight w:val="white"/>
        </w:rPr>
      </w:pPr>
      <m:oMath>
        <m:sSup>
          <m:sSupPr>
            <m:ctrlPr>
              <w:rPr>
                <w:rFonts w:ascii="Times New Roman" w:cs="Times New Roman" w:eastAsia="Times New Roman" w:hAnsi="Times New Roman"/>
                <w:b w:val="1"/>
                <w:color w:val="222222"/>
                <w:sz w:val="24"/>
                <w:szCs w:val="24"/>
                <w:highlight w:val="white"/>
              </w:rPr>
            </m:ctrlPr>
          </m:sSupPr>
          <m:e>
            <m:r>
              <w:rPr>
                <w:rFonts w:ascii="Times New Roman" w:cs="Times New Roman" w:eastAsia="Times New Roman" w:hAnsi="Times New Roman"/>
                <w:b w:val="1"/>
                <w:color w:val="222222"/>
                <w:sz w:val="24"/>
                <w:szCs w:val="24"/>
                <w:highlight w:val="white"/>
              </w:rPr>
              <m:t xml:space="preserve">R</m:t>
            </m:r>
          </m:e>
          <m:sup>
            <m:r>
              <w:rPr>
                <w:rFonts w:ascii="Times New Roman" w:cs="Times New Roman" w:eastAsia="Times New Roman" w:hAnsi="Times New Roman"/>
                <w:b w:val="1"/>
                <w:color w:val="222222"/>
                <w:sz w:val="24"/>
                <w:szCs w:val="24"/>
                <w:highlight w:val="white"/>
              </w:rPr>
              <m:t xml:space="preserve">2</m:t>
            </m:r>
          </m:sup>
        </m:sSup>
      </m:oMath>
      <w:r w:rsidDel="00000000" w:rsidR="00000000" w:rsidRPr="00000000">
        <w:rPr>
          <w:rFonts w:ascii="Times New Roman" w:cs="Times New Roman" w:eastAsia="Times New Roman" w:hAnsi="Times New Roman"/>
          <w:b w:val="1"/>
          <w:color w:val="222222"/>
          <w:sz w:val="24"/>
          <w:szCs w:val="24"/>
          <w:highlight w:val="white"/>
          <w:rtl w:val="0"/>
        </w:rPr>
        <w:t xml:space="preserve">= </w:t>
      </w:r>
      <m:oMath>
        <m:f>
          <m:fPr>
            <m:ctrlPr>
              <w:rPr>
                <w:rFonts w:ascii="Times New Roman" w:cs="Times New Roman" w:eastAsia="Times New Roman" w:hAnsi="Times New Roman"/>
                <w:b w:val="1"/>
                <w:color w:val="222222"/>
                <w:sz w:val="24"/>
                <w:szCs w:val="24"/>
                <w:highlight w:val="white"/>
              </w:rPr>
            </m:ctrlPr>
          </m:fPr>
          <m:num>
            <m:r>
              <w:rPr>
                <w:rFonts w:ascii="Times New Roman" w:cs="Times New Roman" w:eastAsia="Times New Roman" w:hAnsi="Times New Roman"/>
                <w:b w:val="1"/>
                <w:color w:val="222222"/>
                <w:sz w:val="24"/>
                <w:szCs w:val="24"/>
                <w:highlight w:val="white"/>
              </w:rPr>
              <m:t xml:space="preserve">1-</m:t>
            </m:r>
            <m:sSub>
              <m:sSubPr>
                <m:ctrlPr>
                  <w:rPr>
                    <w:rFonts w:ascii="Times New Roman" w:cs="Times New Roman" w:eastAsia="Times New Roman" w:hAnsi="Times New Roman"/>
                    <w:b w:val="1"/>
                    <w:color w:val="222222"/>
                    <w:sz w:val="24"/>
                    <w:szCs w:val="24"/>
                    <w:highlight w:val="white"/>
                  </w:rPr>
                </m:ctrlPr>
              </m:sSubPr>
              <m:e>
                <m:r>
                  <w:rPr>
                    <w:rFonts w:ascii="Times New Roman" w:cs="Times New Roman" w:eastAsia="Times New Roman" w:hAnsi="Times New Roman"/>
                    <w:b w:val="1"/>
                    <w:color w:val="222222"/>
                    <w:sz w:val="24"/>
                    <w:szCs w:val="24"/>
                    <w:highlight w:val="white"/>
                  </w:rPr>
                  <m:t xml:space="preserve">SS</m:t>
                </m:r>
              </m:e>
              <m:sub>
                <m:r>
                  <w:rPr>
                    <w:rFonts w:ascii="Times New Roman" w:cs="Times New Roman" w:eastAsia="Times New Roman" w:hAnsi="Times New Roman"/>
                    <w:b w:val="1"/>
                    <w:color w:val="222222"/>
                    <w:sz w:val="24"/>
                    <w:szCs w:val="24"/>
                    <w:highlight w:val="white"/>
                  </w:rPr>
                  <m:t xml:space="preserve">res</m:t>
                </m:r>
              </m:sub>
            </m:sSub>
          </m:num>
          <m:den>
            <m:r>
              <w:rPr>
                <w:rFonts w:ascii="Times New Roman" w:cs="Times New Roman" w:eastAsia="Times New Roman" w:hAnsi="Times New Roman"/>
                <w:b w:val="1"/>
                <w:color w:val="222222"/>
                <w:sz w:val="24"/>
                <w:szCs w:val="24"/>
                <w:highlight w:val="white"/>
              </w:rPr>
              <m:t xml:space="preserve">1-</m:t>
            </m:r>
            <m:sSub>
              <m:sSubPr>
                <m:ctrlPr>
                  <w:rPr>
                    <w:rFonts w:ascii="Times New Roman" w:cs="Times New Roman" w:eastAsia="Times New Roman" w:hAnsi="Times New Roman"/>
                    <w:b w:val="1"/>
                    <w:color w:val="222222"/>
                    <w:sz w:val="24"/>
                    <w:szCs w:val="24"/>
                    <w:highlight w:val="white"/>
                  </w:rPr>
                </m:ctrlPr>
              </m:sSubPr>
              <m:e>
                <m:r>
                  <w:rPr>
                    <w:rFonts w:ascii="Times New Roman" w:cs="Times New Roman" w:eastAsia="Times New Roman" w:hAnsi="Times New Roman"/>
                    <w:b w:val="1"/>
                    <w:color w:val="222222"/>
                    <w:sz w:val="24"/>
                    <w:szCs w:val="24"/>
                    <w:highlight w:val="white"/>
                  </w:rPr>
                  <m:t xml:space="preserve">SS</m:t>
                </m:r>
              </m:e>
              <m:sub>
                <m:r>
                  <w:rPr>
                    <w:rFonts w:ascii="Times New Roman" w:cs="Times New Roman" w:eastAsia="Times New Roman" w:hAnsi="Times New Roman"/>
                    <w:b w:val="1"/>
                    <w:color w:val="222222"/>
                    <w:sz w:val="24"/>
                    <w:szCs w:val="24"/>
                    <w:highlight w:val="white"/>
                  </w:rPr>
                  <m:t xml:space="preserve">tot</m:t>
                </m:r>
              </m:sub>
            </m:sSub>
          </m:den>
        </m:f>
      </m:oMath>
      <w:r w:rsidDel="00000000" w:rsidR="00000000" w:rsidRPr="00000000">
        <w:rPr>
          <w:rFonts w:ascii="Times New Roman" w:cs="Times New Roman" w:eastAsia="Times New Roman" w:hAnsi="Times New Roman"/>
          <w:b w:val="1"/>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 (3)</w:t>
      </w:r>
    </w:p>
    <w:p w:rsidR="00000000" w:rsidDel="00000000" w:rsidP="00000000" w:rsidRDefault="00000000" w:rsidRPr="00000000" w14:paraId="00000556">
      <w:pPr>
        <w:spacing w:after="240" w:before="240" w:line="276" w:lineRule="auto"/>
        <w:ind w:left="720" w:firstLine="0"/>
        <w:rPr>
          <w:rFonts w:ascii="Times New Roman" w:cs="Times New Roman" w:eastAsia="Times New Roman" w:hAnsi="Times New Roman"/>
          <w:color w:val="222222"/>
          <w:sz w:val="24"/>
          <w:szCs w:val="24"/>
          <w:highlight w:val="white"/>
        </w:rPr>
      </w:pPr>
      <m:oMath>
        <m:sSub>
          <m:sSubPr>
            <m:ctrlPr>
              <w:rPr>
                <w:rFonts w:ascii="Times New Roman" w:cs="Times New Roman" w:eastAsia="Times New Roman" w:hAnsi="Times New Roman"/>
                <w:b w:val="1"/>
                <w:color w:val="222222"/>
                <w:sz w:val="24"/>
                <w:szCs w:val="24"/>
                <w:highlight w:val="white"/>
              </w:rPr>
            </m:ctrlPr>
          </m:sSubPr>
          <m:e>
            <m:r>
              <w:rPr>
                <w:rFonts w:ascii="Times New Roman" w:cs="Times New Roman" w:eastAsia="Times New Roman" w:hAnsi="Times New Roman"/>
                <w:b w:val="1"/>
                <w:color w:val="222222"/>
                <w:sz w:val="24"/>
                <w:szCs w:val="24"/>
                <w:highlight w:val="white"/>
              </w:rPr>
              <m:t xml:space="preserve">SS</m:t>
            </m:r>
          </m:e>
          <m:sub>
            <m:r>
              <w:rPr>
                <w:rFonts w:ascii="Times New Roman" w:cs="Times New Roman" w:eastAsia="Times New Roman" w:hAnsi="Times New Roman"/>
                <w:b w:val="1"/>
                <w:color w:val="222222"/>
                <w:sz w:val="24"/>
                <w:szCs w:val="24"/>
                <w:highlight w:val="white"/>
              </w:rPr>
              <m:t xml:space="preserve">res</m:t>
            </m:r>
          </m:sub>
        </m:sSub>
      </m:oMath>
      <w:r w:rsidDel="00000000" w:rsidR="00000000" w:rsidRPr="00000000">
        <w:rPr>
          <w:rFonts w:ascii="Times New Roman" w:cs="Times New Roman" w:eastAsia="Times New Roman" w:hAnsi="Times New Roman"/>
          <w:b w:val="1"/>
          <w:color w:val="222222"/>
          <w:sz w:val="24"/>
          <w:szCs w:val="24"/>
          <w:highlight w:val="white"/>
          <w:rtl w:val="0"/>
        </w:rPr>
        <w:t xml:space="preserve">-&gt; </w:t>
      </w:r>
      <w:r w:rsidDel="00000000" w:rsidR="00000000" w:rsidRPr="00000000">
        <w:rPr>
          <w:rFonts w:ascii="Times New Roman" w:cs="Times New Roman" w:eastAsia="Times New Roman" w:hAnsi="Times New Roman"/>
          <w:color w:val="222222"/>
          <w:sz w:val="24"/>
          <w:szCs w:val="24"/>
          <w:highlight w:val="white"/>
          <w:rtl w:val="0"/>
        </w:rPr>
        <w:t xml:space="preserve">Residual sum of squares</w:t>
      </w:r>
    </w:p>
    <w:p w:rsidR="00000000" w:rsidDel="00000000" w:rsidP="00000000" w:rsidRDefault="00000000" w:rsidRPr="00000000" w14:paraId="00000557">
      <w:pPr>
        <w:spacing w:after="240" w:before="240" w:line="276" w:lineRule="auto"/>
        <w:ind w:left="720" w:firstLine="0"/>
        <w:rPr>
          <w:rFonts w:ascii="Times New Roman" w:cs="Times New Roman" w:eastAsia="Times New Roman" w:hAnsi="Times New Roman"/>
          <w:color w:val="222222"/>
          <w:sz w:val="24"/>
          <w:szCs w:val="24"/>
          <w:highlight w:val="white"/>
        </w:rPr>
      </w:pPr>
      <m:oMath>
        <m:sSub>
          <m:sSubPr>
            <m:ctrlPr>
              <w:rPr>
                <w:rFonts w:ascii="Times New Roman" w:cs="Times New Roman" w:eastAsia="Times New Roman" w:hAnsi="Times New Roman"/>
                <w:b w:val="1"/>
                <w:color w:val="222222"/>
                <w:sz w:val="24"/>
                <w:szCs w:val="24"/>
                <w:highlight w:val="white"/>
              </w:rPr>
            </m:ctrlPr>
          </m:sSubPr>
          <m:e>
            <m:r>
              <w:rPr>
                <w:rFonts w:ascii="Times New Roman" w:cs="Times New Roman" w:eastAsia="Times New Roman" w:hAnsi="Times New Roman"/>
                <w:b w:val="1"/>
                <w:color w:val="222222"/>
                <w:sz w:val="24"/>
                <w:szCs w:val="24"/>
                <w:highlight w:val="white"/>
              </w:rPr>
              <m:t xml:space="preserve">SS</m:t>
            </m:r>
          </m:e>
          <m:sub>
            <m:r>
              <w:rPr>
                <w:rFonts w:ascii="Times New Roman" w:cs="Times New Roman" w:eastAsia="Times New Roman" w:hAnsi="Times New Roman"/>
                <w:b w:val="1"/>
                <w:color w:val="222222"/>
                <w:sz w:val="24"/>
                <w:szCs w:val="24"/>
                <w:highlight w:val="white"/>
              </w:rPr>
              <m:t xml:space="preserve">tot</m:t>
            </m:r>
          </m:sub>
        </m:sSub>
      </m:oMath>
      <w:r w:rsidDel="00000000" w:rsidR="00000000" w:rsidRPr="00000000">
        <w:rPr>
          <w:rFonts w:ascii="Times New Roman" w:cs="Times New Roman" w:eastAsia="Times New Roman" w:hAnsi="Times New Roman"/>
          <w:b w:val="1"/>
          <w:color w:val="222222"/>
          <w:sz w:val="24"/>
          <w:szCs w:val="24"/>
          <w:highlight w:val="white"/>
          <w:rtl w:val="0"/>
        </w:rPr>
        <w:t xml:space="preserve"> -&gt; </w:t>
      </w:r>
      <w:r w:rsidDel="00000000" w:rsidR="00000000" w:rsidRPr="00000000">
        <w:rPr>
          <w:rFonts w:ascii="Times New Roman" w:cs="Times New Roman" w:eastAsia="Times New Roman" w:hAnsi="Times New Roman"/>
          <w:color w:val="222222"/>
          <w:sz w:val="24"/>
          <w:szCs w:val="24"/>
          <w:highlight w:val="white"/>
          <w:rtl w:val="0"/>
        </w:rPr>
        <w:t xml:space="preserve">Total sum of squares</w:t>
      </w:r>
    </w:p>
    <w:p w:rsidR="00000000" w:rsidDel="00000000" w:rsidP="00000000" w:rsidRDefault="00000000" w:rsidRPr="00000000" w14:paraId="00000558">
      <w:pPr>
        <w:spacing w:line="276" w:lineRule="auto"/>
        <w:rPr>
          <w:rFonts w:ascii="Times New Roman" w:cs="Times New Roman" w:eastAsia="Times New Roman" w:hAnsi="Times New Roman"/>
        </w:rPr>
      </w:pPr>
      <w:r w:rsidDel="00000000" w:rsidR="00000000" w:rsidRPr="00000000">
        <w:rPr>
          <w:rtl w:val="0"/>
        </w:rPr>
      </w:r>
    </w:p>
    <w:tbl>
      <w:tblPr>
        <w:tblStyle w:val="Table10"/>
        <w:tblW w:w="8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60"/>
        <w:gridCol w:w="2060"/>
        <w:gridCol w:w="2060"/>
        <w:gridCol w:w="2060"/>
        <w:tblGridChange w:id="0">
          <w:tblGrid>
            <w:gridCol w:w="2060"/>
            <w:gridCol w:w="2060"/>
            <w:gridCol w:w="2060"/>
            <w:gridCol w:w="2060"/>
          </w:tblGrid>
        </w:tblGridChange>
      </w:tblGrid>
      <w:tr>
        <w:trPr>
          <w:cantSplit w:val="0"/>
          <w:trHeight w:val="240" w:hRule="atLeast"/>
          <w:tblHeader w:val="0"/>
        </w:trPr>
        <w:tc>
          <w:tcPr>
            <w:tcMar>
              <w:top w:w="100.0" w:type="dxa"/>
              <w:left w:w="100.0" w:type="dxa"/>
              <w:bottom w:w="100.0" w:type="dxa"/>
              <w:right w:w="100.0" w:type="dxa"/>
            </w:tcMar>
            <w:vAlign w:val="top"/>
          </w:tcPr>
          <w:p w:rsidR="00000000" w:rsidDel="00000000" w:rsidP="00000000" w:rsidRDefault="00000000" w:rsidRPr="00000000" w14:paraId="0000055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Epochs</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ANN (%)</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TCN</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TCN+ANN (%)</w:t>
            </w:r>
          </w:p>
        </w:tc>
      </w:tr>
      <w:tr>
        <w:trPr>
          <w:cantSplit w:val="0"/>
          <w:trHeight w:val="320"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93.56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-0.3619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94.16</w:t>
            </w:r>
          </w:p>
        </w:tc>
      </w:tr>
      <w:tr>
        <w:trPr>
          <w:cantSplit w:val="0"/>
          <w:trHeight w:val="320"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85.26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-3.1234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94.10</w:t>
            </w:r>
          </w:p>
        </w:tc>
      </w:tr>
      <w:tr>
        <w:trPr>
          <w:cantSplit w:val="0"/>
          <w:trHeight w:val="320"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90.97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-0.1637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94.69</w:t>
            </w:r>
          </w:p>
        </w:tc>
      </w:tr>
      <w:tr>
        <w:trPr>
          <w:cantSplit w:val="0"/>
          <w:trHeight w:val="320"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92.70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-0.2676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94.67</w:t>
            </w:r>
          </w:p>
        </w:tc>
      </w:tr>
      <w:tr>
        <w:trPr>
          <w:cantSplit w:val="0"/>
          <w:trHeight w:val="320" w:hRule="atLeast"/>
          <w:tblHeader w:val="0"/>
        </w:trPr>
        <w:tc>
          <w:tcPr>
            <w:tcMar>
              <w:top w:w="100.0" w:type="dxa"/>
              <w:left w:w="100.0" w:type="dxa"/>
              <w:bottom w:w="100.0" w:type="dxa"/>
              <w:right w:w="100.0" w:type="dxa"/>
            </w:tcMar>
            <w:vAlign w:val="top"/>
          </w:tcPr>
          <w:p w:rsidR="00000000" w:rsidDel="00000000" w:rsidP="00000000" w:rsidRDefault="00000000" w:rsidRPr="00000000" w14:paraId="000005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-0.2679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94.99</w:t>
            </w:r>
          </w:p>
        </w:tc>
      </w:tr>
    </w:tbl>
    <w:p w:rsidR="00000000" w:rsidDel="00000000" w:rsidP="00000000" w:rsidRDefault="00000000" w:rsidRPr="00000000" w14:paraId="00000571">
      <w:pPr>
        <w:spacing w:before="80" w:line="276" w:lineRule="auto"/>
        <w:ind w:right="56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Table 5.3.3 Performance Metrics - R-squared</w:t>
      </w:r>
    </w:p>
    <w:p w:rsidR="00000000" w:rsidDel="00000000" w:rsidP="00000000" w:rsidRDefault="00000000" w:rsidRPr="00000000" w14:paraId="00000572">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Results </w:t>
      </w:r>
    </w:p>
    <w:p w:rsidR="00000000" w:rsidDel="00000000" w:rsidP="00000000" w:rsidRDefault="00000000" w:rsidRPr="00000000" w14:paraId="00000573">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Predictions for Validation set</w:t>
      </w:r>
    </w:p>
    <w:p w:rsidR="00000000" w:rsidDel="00000000" w:rsidP="00000000" w:rsidRDefault="00000000" w:rsidRPr="00000000" w14:paraId="00000574">
      <w:pPr>
        <w:spacing w:before="80" w:line="276" w:lineRule="auto"/>
        <w:ind w:right="56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Pr>
        <w:drawing>
          <wp:inline distB="19050" distT="19050" distL="19050" distR="19050">
            <wp:extent cx="5753100" cy="2663458"/>
            <wp:effectExtent b="0" l="0" r="0" t="0"/>
            <wp:docPr id="27" name="image14.png"/>
            <a:graphic>
              <a:graphicData uri="http://schemas.openxmlformats.org/drawingml/2006/picture">
                <pic:pic>
                  <pic:nvPicPr>
                    <pic:cNvPr id="0" name="image14.png"/>
                    <pic:cNvPicPr preferRelativeResize="0"/>
                  </pic:nvPicPr>
                  <pic:blipFill>
                    <a:blip r:embed="rId40"/>
                    <a:srcRect b="0" l="0" r="0" t="5531"/>
                    <a:stretch>
                      <a:fillRect/>
                    </a:stretch>
                  </pic:blipFill>
                  <pic:spPr>
                    <a:xfrm>
                      <a:off x="0" y="0"/>
                      <a:ext cx="5753100" cy="2663458"/>
                    </a:xfrm>
                    <a:prstGeom prst="rect"/>
                    <a:ln/>
                  </pic:spPr>
                </pic:pic>
              </a:graphicData>
            </a:graphic>
          </wp:inline>
        </w:drawing>
      </w:r>
      <w:r w:rsidDel="00000000" w:rsidR="00000000" w:rsidRPr="00000000">
        <w:rPr>
          <w:rtl w:val="0"/>
        </w:rPr>
      </w:r>
    </w:p>
    <w:p w:rsidR="00000000" w:rsidDel="00000000" w:rsidP="00000000" w:rsidRDefault="00000000" w:rsidRPr="00000000" w14:paraId="00000575">
      <w:pPr>
        <w:spacing w:before="80" w:line="276" w:lineRule="auto"/>
        <w:ind w:right="56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Figure 5.2.1 Plot showing the Actual vs  Final Predictions of the ensemble model for the validation set</w:t>
      </w:r>
    </w:p>
    <w:p w:rsidR="00000000" w:rsidDel="00000000" w:rsidP="00000000" w:rsidRDefault="00000000" w:rsidRPr="00000000" w14:paraId="00000576">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77">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78">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Predictions for Testing set</w:t>
      </w:r>
    </w:p>
    <w:p w:rsidR="00000000" w:rsidDel="00000000" w:rsidP="00000000" w:rsidRDefault="00000000" w:rsidRPr="00000000" w14:paraId="00000579">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7A">
      <w:pPr>
        <w:spacing w:before="80" w:line="276" w:lineRule="auto"/>
        <w:ind w:right="56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Pr>
        <w:drawing>
          <wp:inline distB="19050" distT="19050" distL="19050" distR="19050">
            <wp:extent cx="6153150" cy="2250914"/>
            <wp:effectExtent b="0" l="0" r="0" t="0"/>
            <wp:docPr id="17" name="image17.png"/>
            <a:graphic>
              <a:graphicData uri="http://schemas.openxmlformats.org/drawingml/2006/picture">
                <pic:pic>
                  <pic:nvPicPr>
                    <pic:cNvPr id="0" name="image17.png"/>
                    <pic:cNvPicPr preferRelativeResize="0"/>
                  </pic:nvPicPr>
                  <pic:blipFill>
                    <a:blip r:embed="rId41"/>
                    <a:srcRect b="0" l="0" r="0" t="5473"/>
                    <a:stretch>
                      <a:fillRect/>
                    </a:stretch>
                  </pic:blipFill>
                  <pic:spPr>
                    <a:xfrm>
                      <a:off x="0" y="0"/>
                      <a:ext cx="6153150" cy="2250914"/>
                    </a:xfrm>
                    <a:prstGeom prst="rect"/>
                    <a:ln/>
                  </pic:spPr>
                </pic:pic>
              </a:graphicData>
            </a:graphic>
          </wp:inline>
        </w:drawing>
      </w:r>
      <w:r w:rsidDel="00000000" w:rsidR="00000000" w:rsidRPr="00000000">
        <w:rPr>
          <w:rtl w:val="0"/>
        </w:rPr>
      </w:r>
    </w:p>
    <w:p w:rsidR="00000000" w:rsidDel="00000000" w:rsidP="00000000" w:rsidRDefault="00000000" w:rsidRPr="00000000" w14:paraId="0000057B">
      <w:pPr>
        <w:spacing w:before="80" w:line="276" w:lineRule="auto"/>
        <w:ind w:right="56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Figure 5.2.2 Plot showing the Actual vs  Final Predictions of the ensemble model for the test set</w:t>
      </w:r>
      <w:r w:rsidDel="00000000" w:rsidR="00000000" w:rsidRPr="00000000">
        <w:rPr>
          <w:rtl w:val="0"/>
        </w:rPr>
      </w:r>
    </w:p>
    <w:p w:rsidR="00000000" w:rsidDel="00000000" w:rsidP="00000000" w:rsidRDefault="00000000" w:rsidRPr="00000000" w14:paraId="0000057C">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7D">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Future predictions - Forecasting</w:t>
      </w:r>
    </w:p>
    <w:p w:rsidR="00000000" w:rsidDel="00000000" w:rsidP="00000000" w:rsidRDefault="00000000" w:rsidRPr="00000000" w14:paraId="0000057E">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7F">
      <w:pPr>
        <w:spacing w:before="80" w:line="276" w:lineRule="auto"/>
        <w:ind w:right="56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Pr>
        <w:drawing>
          <wp:inline distB="19050" distT="19050" distL="19050" distR="19050">
            <wp:extent cx="6153150" cy="2832050"/>
            <wp:effectExtent b="0" l="0" r="0" t="0"/>
            <wp:docPr id="12" name="image3.png"/>
            <a:graphic>
              <a:graphicData uri="http://schemas.openxmlformats.org/drawingml/2006/picture">
                <pic:pic>
                  <pic:nvPicPr>
                    <pic:cNvPr id="0" name="image3.png"/>
                    <pic:cNvPicPr preferRelativeResize="0"/>
                  </pic:nvPicPr>
                  <pic:blipFill>
                    <a:blip r:embed="rId42"/>
                    <a:srcRect b="0" l="0" r="0" t="2515"/>
                    <a:stretch>
                      <a:fillRect/>
                    </a:stretch>
                  </pic:blipFill>
                  <pic:spPr>
                    <a:xfrm>
                      <a:off x="0" y="0"/>
                      <a:ext cx="6153150" cy="2832050"/>
                    </a:xfrm>
                    <a:prstGeom prst="rect"/>
                    <a:ln/>
                  </pic:spPr>
                </pic:pic>
              </a:graphicData>
            </a:graphic>
          </wp:inline>
        </w:drawing>
      </w:r>
      <w:r w:rsidDel="00000000" w:rsidR="00000000" w:rsidRPr="00000000">
        <w:rPr>
          <w:rtl w:val="0"/>
        </w:rPr>
      </w:r>
    </w:p>
    <w:p w:rsidR="00000000" w:rsidDel="00000000" w:rsidP="00000000" w:rsidRDefault="00000000" w:rsidRPr="00000000" w14:paraId="00000580">
      <w:pPr>
        <w:spacing w:before="80" w:line="276" w:lineRule="auto"/>
        <w:ind w:right="56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Figure 5.2.3 Plot showing the past and forecasted soil heat flux values predicted using ensemble model</w:t>
      </w:r>
    </w:p>
    <w:p w:rsidR="00000000" w:rsidDel="00000000" w:rsidP="00000000" w:rsidRDefault="00000000" w:rsidRPr="00000000" w14:paraId="00000581">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82">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83">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84">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w:t>
      </w:r>
    </w:p>
    <w:p w:rsidR="00000000" w:rsidDel="00000000" w:rsidP="00000000" w:rsidRDefault="00000000" w:rsidRPr="00000000" w14:paraId="00000585">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86">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87">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88">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Results for RZT Optimization Module:</w:t>
      </w:r>
    </w:p>
    <w:p w:rsidR="00000000" w:rsidDel="00000000" w:rsidP="00000000" w:rsidRDefault="00000000" w:rsidRPr="00000000" w14:paraId="00000589">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8A">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Before Optimization:</w:t>
      </w:r>
    </w:p>
    <w:p w:rsidR="00000000" w:rsidDel="00000000" w:rsidP="00000000" w:rsidRDefault="00000000" w:rsidRPr="00000000" w14:paraId="0000058B">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Afternoon - Min RZT: 17.25°C, Max RZT: 32.62°C</w:t>
      </w:r>
    </w:p>
    <w:p w:rsidR="00000000" w:rsidDel="00000000" w:rsidP="00000000" w:rsidRDefault="00000000" w:rsidRPr="00000000" w14:paraId="0000058C">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Evening - Min RZT: 17.26°C, Max RZT: 32.45°C</w:t>
      </w:r>
    </w:p>
    <w:p w:rsidR="00000000" w:rsidDel="00000000" w:rsidP="00000000" w:rsidRDefault="00000000" w:rsidRPr="00000000" w14:paraId="0000058D">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Morning - Min RZT: 17.24°C, Max RZT: 35.01°C</w:t>
      </w:r>
    </w:p>
    <w:p w:rsidR="00000000" w:rsidDel="00000000" w:rsidP="00000000" w:rsidRDefault="00000000" w:rsidRPr="00000000" w14:paraId="0000058E">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Night - Min RZT: 17.25°C, Max RZT: 33.31°C</w:t>
      </w:r>
    </w:p>
    <w:p w:rsidR="00000000" w:rsidDel="00000000" w:rsidP="00000000" w:rsidRDefault="00000000" w:rsidRPr="00000000" w14:paraId="0000058F">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590">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After Optimization:</w:t>
      </w:r>
    </w:p>
    <w:p w:rsidR="00000000" w:rsidDel="00000000" w:rsidP="00000000" w:rsidRDefault="00000000" w:rsidRPr="00000000" w14:paraId="00000591">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Morning - Optimized Min RZT: 18.00°C, Optimized Max RZT: 24.93°C</w:t>
      </w:r>
    </w:p>
    <w:p w:rsidR="00000000" w:rsidDel="00000000" w:rsidP="00000000" w:rsidRDefault="00000000" w:rsidRPr="00000000" w14:paraId="00000592">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Afternoon - Optimized Min RZT: 18.00°C, Optimized Max RZT: 24.59°C</w:t>
      </w:r>
    </w:p>
    <w:p w:rsidR="00000000" w:rsidDel="00000000" w:rsidP="00000000" w:rsidRDefault="00000000" w:rsidRPr="00000000" w14:paraId="00000593">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Evening - Optimized Min RZT: 18.01°C, Optimized Max RZT: 24.99°C</w:t>
      </w:r>
    </w:p>
    <w:p w:rsidR="00000000" w:rsidDel="00000000" w:rsidP="00000000" w:rsidRDefault="00000000" w:rsidRPr="00000000" w14:paraId="00000594">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Night - Optimized Min RZT: 18.01°C, Optimized Max RZT: 24.08°C</w:t>
      </w:r>
    </w:p>
    <w:p w:rsidR="00000000" w:rsidDel="00000000" w:rsidP="00000000" w:rsidRDefault="00000000" w:rsidRPr="00000000" w14:paraId="00000595">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596">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Metrics and Results:</w:t>
      </w:r>
    </w:p>
    <w:p w:rsidR="00000000" w:rsidDel="00000000" w:rsidP="00000000" w:rsidRDefault="00000000" w:rsidRPr="00000000" w14:paraId="00000597">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RMSE: 1.7582070426846619</w:t>
      </w:r>
    </w:p>
    <w:p w:rsidR="00000000" w:rsidDel="00000000" w:rsidP="00000000" w:rsidRDefault="00000000" w:rsidRPr="00000000" w14:paraId="00000598">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MAE: 1.5220519743817684</w:t>
      </w:r>
    </w:p>
    <w:p w:rsidR="00000000" w:rsidDel="00000000" w:rsidP="00000000" w:rsidRDefault="00000000" w:rsidRPr="00000000" w14:paraId="00000599">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MAPE: 0.07079311508752412</w:t>
      </w:r>
    </w:p>
    <w:p w:rsidR="00000000" w:rsidDel="00000000" w:rsidP="00000000" w:rsidRDefault="00000000" w:rsidRPr="00000000" w14:paraId="0000059A">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SMAPE: 0.07395064807160293</w:t>
      </w:r>
    </w:p>
    <w:p w:rsidR="00000000" w:rsidDel="00000000" w:rsidP="00000000" w:rsidRDefault="00000000" w:rsidRPr="00000000" w14:paraId="0000059B">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Max Error: 3.4999488812673683</w:t>
      </w:r>
    </w:p>
    <w:p w:rsidR="00000000" w:rsidDel="00000000" w:rsidP="00000000" w:rsidRDefault="00000000" w:rsidRPr="00000000" w14:paraId="0000059C">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Percentage of values within the optimal range (18-25°C): 100.00%</w:t>
      </w:r>
    </w:p>
    <w:p w:rsidR="00000000" w:rsidDel="00000000" w:rsidP="00000000" w:rsidRDefault="00000000" w:rsidRPr="00000000" w14:paraId="0000059D">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59E">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Highest Accuracy is</w:t>
      </w:r>
      <w:r w:rsidDel="00000000" w:rsidR="00000000" w:rsidRPr="00000000">
        <w:rPr>
          <w:rFonts w:ascii="Times New Roman" w:cs="Times New Roman" w:eastAsia="Times New Roman" w:hAnsi="Times New Roman"/>
          <w:b w:val="1"/>
          <w:color w:val="222222"/>
          <w:sz w:val="24"/>
          <w:szCs w:val="24"/>
          <w:highlight w:val="white"/>
          <w:rtl w:val="0"/>
        </w:rPr>
        <w:t xml:space="preserve"> 99.44%</w:t>
      </w:r>
      <w:r w:rsidDel="00000000" w:rsidR="00000000" w:rsidRPr="00000000">
        <w:rPr>
          <w:rFonts w:ascii="Times New Roman" w:cs="Times New Roman" w:eastAsia="Times New Roman" w:hAnsi="Times New Roman"/>
          <w:color w:val="222222"/>
          <w:sz w:val="24"/>
          <w:szCs w:val="24"/>
          <w:highlight w:val="white"/>
          <w:rtl w:val="0"/>
        </w:rPr>
        <w:t xml:space="preserve"> and is achieved at threshold </w:t>
      </w:r>
      <w:r w:rsidDel="00000000" w:rsidR="00000000" w:rsidRPr="00000000">
        <w:rPr>
          <w:rFonts w:ascii="Times New Roman" w:cs="Times New Roman" w:eastAsia="Times New Roman" w:hAnsi="Times New Roman"/>
          <w:b w:val="1"/>
          <w:color w:val="222222"/>
          <w:sz w:val="24"/>
          <w:szCs w:val="24"/>
          <w:highlight w:val="white"/>
          <w:rtl w:val="0"/>
        </w:rPr>
        <w:t xml:space="preserve">±3.450°C</w:t>
      </w:r>
    </w:p>
    <w:p w:rsidR="00000000" w:rsidDel="00000000" w:rsidP="00000000" w:rsidRDefault="00000000" w:rsidRPr="00000000" w14:paraId="0000059F">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A0">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Pr>
        <w:drawing>
          <wp:inline distB="114300" distT="114300" distL="114300" distR="114300">
            <wp:extent cx="5154613" cy="2516356"/>
            <wp:effectExtent b="0" l="0" r="0" t="0"/>
            <wp:docPr id="13"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154613" cy="2516356"/>
                    </a:xfrm>
                    <a:prstGeom prst="rect"/>
                    <a:ln/>
                  </pic:spPr>
                </pic:pic>
              </a:graphicData>
            </a:graphic>
          </wp:inline>
        </w:drawing>
      </w:r>
      <w:r w:rsidDel="00000000" w:rsidR="00000000" w:rsidRPr="00000000">
        <w:rPr>
          <w:rtl w:val="0"/>
        </w:rPr>
      </w:r>
    </w:p>
    <w:p w:rsidR="00000000" w:rsidDel="00000000" w:rsidP="00000000" w:rsidRDefault="00000000" w:rsidRPr="00000000" w14:paraId="000005A1">
      <w:pPr>
        <w:spacing w:before="80" w:line="276" w:lineRule="auto"/>
        <w:ind w:right="56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Figure 5.2.4 Plot showing the optimized values of the temperatures in four timeframes</w:t>
      </w:r>
      <w:r w:rsidDel="00000000" w:rsidR="00000000" w:rsidRPr="00000000">
        <w:rPr>
          <w:rtl w:val="0"/>
        </w:rPr>
      </w:r>
    </w:p>
    <w:p w:rsidR="00000000" w:rsidDel="00000000" w:rsidP="00000000" w:rsidRDefault="00000000" w:rsidRPr="00000000" w14:paraId="000005A2">
      <w:pPr>
        <w:spacing w:before="80" w:line="276" w:lineRule="auto"/>
        <w:ind w:right="560"/>
        <w:jc w:val="cente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A3">
      <w:pPr>
        <w:spacing w:before="80" w:line="276" w:lineRule="auto"/>
        <w:ind w:right="5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6</w:t>
      </w:r>
    </w:p>
    <w:p w:rsidR="00000000" w:rsidDel="00000000" w:rsidP="00000000" w:rsidRDefault="00000000" w:rsidRPr="00000000" w14:paraId="000005A4">
      <w:pPr>
        <w:spacing w:before="80" w:line="276" w:lineRule="auto"/>
        <w:ind w:right="5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5A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A6">
      <w:pPr>
        <w:rPr/>
      </w:pPr>
      <w:r w:rsidDel="00000000" w:rsidR="00000000" w:rsidRPr="00000000">
        <w:rPr>
          <w:rtl w:val="0"/>
        </w:rPr>
      </w:r>
    </w:p>
    <w:p w:rsidR="00000000" w:rsidDel="00000000" w:rsidP="00000000" w:rsidRDefault="00000000" w:rsidRPr="00000000" w14:paraId="000005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project successfully developed an ensemble model for forecasting soil heat flux dynamics, which is crucial for optimizing plant root zone temperature and enhancing agricultural productivity. The primary models considered were Temporal Convolutional Networks (TCNs) and Artificial Neural Networks (ANNs). While the TCN model effectively captured long-range temporal patterns through dilated convolutions, its performance varied across different epochs. The ANN model, which excelled in capturing non-linear feature interactions, achieved an accuracy of 93.56%, demonstrating its capability to process data but not fully addressing the temporal aspects as effectively as the TCN.</w:t>
      </w:r>
    </w:p>
    <w:p w:rsidR="00000000" w:rsidDel="00000000" w:rsidP="00000000" w:rsidRDefault="00000000" w:rsidRPr="00000000" w14:paraId="000005A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further improve predictive performance, an ensemble model combining TCN and ANN was developed, leveraging the temporal strengths of TCN alongside the general feature-learning capacity of ANN. This ensemble model achieved an accuracy of 94.69%, showing notable improvements in prediction accuracy compared to individual models. Evaluation metrics such as Mean Squared Error (MSE), Mean Absolute Error (MAE), and R-squared values revealed that the ensemble approach provided more accurate predictions for soil heat flux dynamics.</w:t>
      </w:r>
    </w:p>
    <w:p w:rsidR="00000000" w:rsidDel="00000000" w:rsidP="00000000" w:rsidRDefault="00000000" w:rsidRPr="00000000" w14:paraId="000005A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Bayesian optimization was introduced to refine the optimization of plant root zone temperature. The initial RZT was determined using an exponential decay method, providing a robust starting point for the optimization process. By integrating Bayesian optimization with the ensemble model, we could effectively explore and exploit the parameter space, leading to enhanced accuracy in predicting soil temperature variations.</w:t>
      </w:r>
    </w:p>
    <w:p w:rsidR="00000000" w:rsidDel="00000000" w:rsidP="00000000" w:rsidRDefault="00000000" w:rsidRPr="00000000" w14:paraId="000005A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Ultimately, while both TCN and ANN models contributed valuable insights, the TCN+ANN ensemble model combined with Bayesian optimization emerged as the best-performing solution for predicting soil heat flux. This approach not only offered superior accuracy and reliability in forecasting soil temperature variations but also demonstrated significant potential for advancing agricultural practices through optimized management of soil resources. </w:t>
      </w:r>
    </w:p>
    <w:p w:rsidR="00000000" w:rsidDel="00000000" w:rsidP="00000000" w:rsidRDefault="00000000" w:rsidRPr="00000000" w14:paraId="000005A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0">
      <w:pPr>
        <w:rPr/>
      </w:pPr>
      <w:r w:rsidDel="00000000" w:rsidR="00000000" w:rsidRPr="00000000">
        <w:rPr>
          <w:rtl w:val="0"/>
        </w:rPr>
      </w:r>
    </w:p>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rPr/>
      </w:pPr>
      <w:r w:rsidDel="00000000" w:rsidR="00000000" w:rsidRPr="00000000">
        <w:rPr>
          <w:rtl w:val="0"/>
        </w:rPr>
      </w:r>
    </w:p>
    <w:p w:rsidR="00000000" w:rsidDel="00000000" w:rsidP="00000000" w:rsidRDefault="00000000" w:rsidRPr="00000000" w14:paraId="000005B3">
      <w:pPr>
        <w:rPr/>
      </w:pPr>
      <w:r w:rsidDel="00000000" w:rsidR="00000000" w:rsidRPr="00000000">
        <w:rPr>
          <w:rtl w:val="0"/>
        </w:rPr>
      </w:r>
    </w:p>
    <w:p w:rsidR="00000000" w:rsidDel="00000000" w:rsidP="00000000" w:rsidRDefault="00000000" w:rsidRPr="00000000" w14:paraId="000005B4">
      <w:pPr>
        <w:rPr/>
      </w:pPr>
      <w:r w:rsidDel="00000000" w:rsidR="00000000" w:rsidRPr="00000000">
        <w:rPr>
          <w:rtl w:val="0"/>
        </w:rPr>
      </w:r>
    </w:p>
    <w:p w:rsidR="00000000" w:rsidDel="00000000" w:rsidP="00000000" w:rsidRDefault="00000000" w:rsidRPr="00000000" w14:paraId="000005B5">
      <w:pPr>
        <w:rPr/>
      </w:pPr>
      <w:r w:rsidDel="00000000" w:rsidR="00000000" w:rsidRPr="00000000">
        <w:rPr>
          <w:rtl w:val="0"/>
        </w:rPr>
      </w:r>
    </w:p>
    <w:p w:rsidR="00000000" w:rsidDel="00000000" w:rsidP="00000000" w:rsidRDefault="00000000" w:rsidRPr="00000000" w14:paraId="000005B6">
      <w:pPr>
        <w:rPr/>
      </w:pPr>
      <w:r w:rsidDel="00000000" w:rsidR="00000000" w:rsidRPr="00000000">
        <w:rPr>
          <w:rtl w:val="0"/>
        </w:rPr>
      </w:r>
    </w:p>
    <w:p w:rsidR="00000000" w:rsidDel="00000000" w:rsidP="00000000" w:rsidRDefault="00000000" w:rsidRPr="00000000" w14:paraId="000005B7">
      <w:pPr>
        <w:rPr/>
      </w:pPr>
      <w:r w:rsidDel="00000000" w:rsidR="00000000" w:rsidRPr="00000000">
        <w:rPr>
          <w:rtl w:val="0"/>
        </w:rPr>
      </w:r>
    </w:p>
    <w:p w:rsidR="00000000" w:rsidDel="00000000" w:rsidP="00000000" w:rsidRDefault="00000000" w:rsidRPr="00000000" w14:paraId="000005B8">
      <w:pPr>
        <w:rPr/>
      </w:pPr>
      <w:r w:rsidDel="00000000" w:rsidR="00000000" w:rsidRPr="00000000">
        <w:rPr>
          <w:rtl w:val="0"/>
        </w:rPr>
      </w:r>
    </w:p>
    <w:p w:rsidR="00000000" w:rsidDel="00000000" w:rsidP="00000000" w:rsidRDefault="00000000" w:rsidRPr="00000000" w14:paraId="000005B9">
      <w:pPr>
        <w:rPr/>
      </w:pPr>
      <w:r w:rsidDel="00000000" w:rsidR="00000000" w:rsidRPr="00000000">
        <w:rPr>
          <w:rtl w:val="0"/>
        </w:rPr>
      </w:r>
    </w:p>
    <w:p w:rsidR="00000000" w:rsidDel="00000000" w:rsidP="00000000" w:rsidRDefault="00000000" w:rsidRPr="00000000" w14:paraId="000005BA">
      <w:pPr>
        <w:rPr/>
      </w:pPr>
      <w:r w:rsidDel="00000000" w:rsidR="00000000" w:rsidRPr="00000000">
        <w:rPr>
          <w:rtl w:val="0"/>
        </w:rPr>
      </w:r>
    </w:p>
    <w:p w:rsidR="00000000" w:rsidDel="00000000" w:rsidP="00000000" w:rsidRDefault="00000000" w:rsidRPr="00000000" w14:paraId="000005BB">
      <w:pPr>
        <w:rPr/>
      </w:pPr>
      <w:r w:rsidDel="00000000" w:rsidR="00000000" w:rsidRPr="00000000">
        <w:rPr>
          <w:rtl w:val="0"/>
        </w:rPr>
      </w:r>
    </w:p>
    <w:p w:rsidR="00000000" w:rsidDel="00000000" w:rsidP="00000000" w:rsidRDefault="00000000" w:rsidRPr="00000000" w14:paraId="000005BC">
      <w:pPr>
        <w:rPr/>
      </w:pPr>
      <w:r w:rsidDel="00000000" w:rsidR="00000000" w:rsidRPr="00000000">
        <w:rPr>
          <w:rtl w:val="0"/>
        </w:rPr>
      </w:r>
    </w:p>
    <w:p w:rsidR="00000000" w:rsidDel="00000000" w:rsidP="00000000" w:rsidRDefault="00000000" w:rsidRPr="00000000" w14:paraId="000005BD">
      <w:pPr>
        <w:rPr/>
      </w:pPr>
      <w:r w:rsidDel="00000000" w:rsidR="00000000" w:rsidRPr="00000000">
        <w:rPr>
          <w:rtl w:val="0"/>
        </w:rPr>
      </w:r>
    </w:p>
    <w:p w:rsidR="00000000" w:rsidDel="00000000" w:rsidP="00000000" w:rsidRDefault="00000000" w:rsidRPr="00000000" w14:paraId="000005BE">
      <w:pPr>
        <w:rPr/>
      </w:pPr>
      <w:r w:rsidDel="00000000" w:rsidR="00000000" w:rsidRPr="00000000">
        <w:rPr>
          <w:rtl w:val="0"/>
        </w:rPr>
      </w:r>
    </w:p>
    <w:p w:rsidR="00000000" w:rsidDel="00000000" w:rsidP="00000000" w:rsidRDefault="00000000" w:rsidRPr="00000000" w14:paraId="000005BF">
      <w:pPr>
        <w:rPr/>
      </w:pPr>
      <w:r w:rsidDel="00000000" w:rsidR="00000000" w:rsidRPr="00000000">
        <w:rPr>
          <w:rtl w:val="0"/>
        </w:rPr>
      </w:r>
    </w:p>
    <w:p w:rsidR="00000000" w:rsidDel="00000000" w:rsidP="00000000" w:rsidRDefault="00000000" w:rsidRPr="00000000" w14:paraId="000005C0">
      <w:pPr>
        <w:pStyle w:val="Heading2"/>
        <w:spacing w:before="220" w:line="276" w:lineRule="auto"/>
        <w:ind w:left="0" w:firstLine="0"/>
        <w:rPr>
          <w:rFonts w:ascii="Times New Roman" w:cs="Times New Roman" w:eastAsia="Times New Roman" w:hAnsi="Times New Roman"/>
        </w:rPr>
      </w:pPr>
      <w:bookmarkStart w:colFirst="0" w:colLast="0" w:name="_8yr87conarm9" w:id="90"/>
      <w:bookmarkEnd w:id="90"/>
      <w:r w:rsidDel="00000000" w:rsidR="00000000" w:rsidRPr="00000000">
        <w:rPr>
          <w:rtl w:val="0"/>
        </w:rPr>
      </w:r>
    </w:p>
    <w:p w:rsidR="00000000" w:rsidDel="00000000" w:rsidP="00000000" w:rsidRDefault="00000000" w:rsidRPr="00000000" w14:paraId="000005C1">
      <w:pPr>
        <w:rPr/>
      </w:pPr>
      <w:r w:rsidDel="00000000" w:rsidR="00000000" w:rsidRPr="00000000">
        <w:rPr>
          <w:rtl w:val="0"/>
        </w:rPr>
      </w:r>
    </w:p>
    <w:p w:rsidR="00000000" w:rsidDel="00000000" w:rsidP="00000000" w:rsidRDefault="00000000" w:rsidRPr="00000000" w14:paraId="000005C2">
      <w:pPr>
        <w:pStyle w:val="Heading2"/>
        <w:spacing w:before="220" w:line="276" w:lineRule="auto"/>
        <w:ind w:left="0" w:firstLine="0"/>
        <w:jc w:val="center"/>
        <w:rPr>
          <w:rFonts w:ascii="Times New Roman" w:cs="Times New Roman" w:eastAsia="Times New Roman" w:hAnsi="Times New Roman"/>
          <w:sz w:val="28"/>
          <w:szCs w:val="28"/>
        </w:rPr>
      </w:pPr>
      <w:bookmarkStart w:colFirst="0" w:colLast="0" w:name="_hzhbtg92qixa" w:id="91"/>
      <w:bookmarkEnd w:id="91"/>
      <w:r w:rsidDel="00000000" w:rsidR="00000000" w:rsidRPr="00000000">
        <w:rPr>
          <w:rFonts w:ascii="Times New Roman" w:cs="Times New Roman" w:eastAsia="Times New Roman" w:hAnsi="Times New Roman"/>
          <w:sz w:val="28"/>
          <w:szCs w:val="28"/>
          <w:rtl w:val="0"/>
        </w:rPr>
        <w:t xml:space="preserve">CHAPTER 7</w:t>
      </w:r>
    </w:p>
    <w:p w:rsidR="00000000" w:rsidDel="00000000" w:rsidP="00000000" w:rsidRDefault="00000000" w:rsidRPr="00000000" w14:paraId="000005C3">
      <w:pPr>
        <w:pStyle w:val="Heading2"/>
        <w:spacing w:before="220" w:line="276" w:lineRule="auto"/>
        <w:ind w:left="0" w:firstLine="0"/>
        <w:jc w:val="center"/>
        <w:rPr>
          <w:rFonts w:ascii="Times New Roman" w:cs="Times New Roman" w:eastAsia="Times New Roman" w:hAnsi="Times New Roman"/>
          <w:sz w:val="28"/>
          <w:szCs w:val="28"/>
        </w:rPr>
      </w:pPr>
      <w:bookmarkStart w:colFirst="0" w:colLast="0" w:name="_9tlyascmozcv" w:id="92"/>
      <w:bookmarkEnd w:id="92"/>
      <w:r w:rsidDel="00000000" w:rsidR="00000000" w:rsidRPr="00000000">
        <w:rPr>
          <w:rFonts w:ascii="Times New Roman" w:cs="Times New Roman" w:eastAsia="Times New Roman" w:hAnsi="Times New Roman"/>
          <w:sz w:val="28"/>
          <w:szCs w:val="28"/>
          <w:rtl w:val="0"/>
        </w:rPr>
        <w:t xml:space="preserve">BIBLIOGRAPHY</w:t>
      </w:r>
    </w:p>
    <w:p w:rsidR="00000000" w:rsidDel="00000000" w:rsidP="00000000" w:rsidRDefault="00000000" w:rsidRPr="00000000" w14:paraId="000005C4">
      <w:pPr>
        <w:rPr/>
      </w:pPr>
      <w:r w:rsidDel="00000000" w:rsidR="00000000" w:rsidRPr="00000000">
        <w:rPr>
          <w:rtl w:val="0"/>
        </w:rPr>
      </w:r>
    </w:p>
    <w:p w:rsidR="00000000" w:rsidDel="00000000" w:rsidP="00000000" w:rsidRDefault="00000000" w:rsidRPr="00000000" w14:paraId="000005C5">
      <w:pPr>
        <w:rPr>
          <w:i w:val="1"/>
          <w:sz w:val="24"/>
          <w:szCs w:val="24"/>
        </w:rPr>
      </w:pPr>
      <w:r w:rsidDel="00000000" w:rsidR="00000000" w:rsidRPr="00000000">
        <w:rPr>
          <w:b w:val="1"/>
          <w:rtl w:val="0"/>
        </w:rPr>
        <w:t xml:space="preserve">[1] </w:t>
      </w:r>
      <w:r w:rsidDel="00000000" w:rsidR="00000000" w:rsidRPr="00000000">
        <w:rPr>
          <w:i w:val="1"/>
          <w:sz w:val="24"/>
          <w:szCs w:val="24"/>
          <w:rtl w:val="0"/>
        </w:rPr>
        <w:t xml:space="preserve">B. C. C. de Andrade, O. C. Pedrollo, A. Ruhoff, and A. A. Moreira, "Artificial Neural Network Model of Soil Heat Flux over Multiple Land Covers in South America”</w:t>
      </w:r>
    </w:p>
    <w:p w:rsidR="00000000" w:rsidDel="00000000" w:rsidP="00000000" w:rsidRDefault="00000000" w:rsidRPr="00000000" w14:paraId="000005C6">
      <w:pPr>
        <w:rPr>
          <w:i w:val="1"/>
          <w:sz w:val="24"/>
          <w:szCs w:val="24"/>
        </w:rPr>
      </w:pPr>
      <w:r w:rsidDel="00000000" w:rsidR="00000000" w:rsidRPr="00000000">
        <w:rPr>
          <w:rtl w:val="0"/>
        </w:rPr>
      </w:r>
    </w:p>
    <w:p w:rsidR="00000000" w:rsidDel="00000000" w:rsidP="00000000" w:rsidRDefault="00000000" w:rsidRPr="00000000" w14:paraId="000005C7">
      <w:pPr>
        <w:rPr>
          <w:i w:val="1"/>
          <w:sz w:val="24"/>
          <w:szCs w:val="24"/>
        </w:rPr>
      </w:pPr>
      <w:r w:rsidDel="00000000" w:rsidR="00000000" w:rsidRPr="00000000">
        <w:rPr>
          <w:b w:val="1"/>
          <w:sz w:val="24"/>
          <w:szCs w:val="24"/>
          <w:rtl w:val="0"/>
        </w:rPr>
        <w:t xml:space="preserve">[2]</w:t>
      </w:r>
      <w:r w:rsidDel="00000000" w:rsidR="00000000" w:rsidRPr="00000000">
        <w:rPr>
          <w:sz w:val="24"/>
          <w:szCs w:val="24"/>
          <w:rtl w:val="0"/>
        </w:rPr>
        <w:t xml:space="preserve"> </w:t>
      </w:r>
      <w:r w:rsidDel="00000000" w:rsidR="00000000" w:rsidRPr="00000000">
        <w:rPr>
          <w:i w:val="1"/>
          <w:sz w:val="24"/>
          <w:szCs w:val="24"/>
          <w:rtl w:val="0"/>
        </w:rPr>
        <w:t xml:space="preserve">L. C. Romio, D. R. Roberti, L. Buligon, T. Zimmer, and G. A. Degrazia, "A Numerical Model to Estimate the Soil Thermal Conductivity Using Field Experimental Data"</w:t>
      </w:r>
    </w:p>
    <w:p w:rsidR="00000000" w:rsidDel="00000000" w:rsidP="00000000" w:rsidRDefault="00000000" w:rsidRPr="00000000" w14:paraId="000005C8">
      <w:pPr>
        <w:rPr>
          <w:i w:val="1"/>
          <w:sz w:val="24"/>
          <w:szCs w:val="24"/>
        </w:rPr>
      </w:pPr>
      <w:r w:rsidDel="00000000" w:rsidR="00000000" w:rsidRPr="00000000">
        <w:rPr>
          <w:rtl w:val="0"/>
        </w:rPr>
      </w:r>
    </w:p>
    <w:p w:rsidR="00000000" w:rsidDel="00000000" w:rsidP="00000000" w:rsidRDefault="00000000" w:rsidRPr="00000000" w14:paraId="000005C9">
      <w:pPr>
        <w:rPr>
          <w:i w:val="1"/>
          <w:sz w:val="24"/>
          <w:szCs w:val="24"/>
        </w:rPr>
      </w:pPr>
      <w:r w:rsidDel="00000000" w:rsidR="00000000" w:rsidRPr="00000000">
        <w:rPr>
          <w:b w:val="1"/>
          <w:sz w:val="24"/>
          <w:szCs w:val="24"/>
          <w:rtl w:val="0"/>
        </w:rPr>
        <w:t xml:space="preserve">[3] </w:t>
      </w:r>
      <w:r w:rsidDel="00000000" w:rsidR="00000000" w:rsidRPr="00000000">
        <w:rPr>
          <w:i w:val="1"/>
          <w:sz w:val="24"/>
          <w:szCs w:val="24"/>
          <w:rtl w:val="0"/>
        </w:rPr>
        <w:t xml:space="preserve">J. F. Cross and D. T. Drewry, "Ensemble Machine Learning for Interpretable Soil Heat Flux Estimation"</w:t>
      </w:r>
    </w:p>
    <w:p w:rsidR="00000000" w:rsidDel="00000000" w:rsidP="00000000" w:rsidRDefault="00000000" w:rsidRPr="00000000" w14:paraId="000005CA">
      <w:pPr>
        <w:rPr>
          <w:i w:val="1"/>
          <w:sz w:val="24"/>
          <w:szCs w:val="24"/>
        </w:rPr>
      </w:pPr>
      <w:r w:rsidDel="00000000" w:rsidR="00000000" w:rsidRPr="00000000">
        <w:rPr>
          <w:rtl w:val="0"/>
        </w:rPr>
      </w:r>
    </w:p>
    <w:p w:rsidR="00000000" w:rsidDel="00000000" w:rsidP="00000000" w:rsidRDefault="00000000" w:rsidRPr="00000000" w14:paraId="000005CB">
      <w:pPr>
        <w:rPr>
          <w:i w:val="1"/>
          <w:sz w:val="24"/>
          <w:szCs w:val="24"/>
        </w:rPr>
      </w:pPr>
      <w:r w:rsidDel="00000000" w:rsidR="00000000" w:rsidRPr="00000000">
        <w:rPr>
          <w:b w:val="1"/>
          <w:sz w:val="24"/>
          <w:szCs w:val="24"/>
          <w:rtl w:val="0"/>
        </w:rPr>
        <w:t xml:space="preserve">[4]</w:t>
      </w:r>
      <w:r w:rsidDel="00000000" w:rsidR="00000000" w:rsidRPr="00000000">
        <w:rPr>
          <w:sz w:val="24"/>
          <w:szCs w:val="24"/>
          <w:rtl w:val="0"/>
        </w:rPr>
        <w:t xml:space="preserve"> </w:t>
      </w:r>
      <w:r w:rsidDel="00000000" w:rsidR="00000000" w:rsidRPr="00000000">
        <w:rPr>
          <w:i w:val="1"/>
          <w:sz w:val="24"/>
          <w:szCs w:val="24"/>
          <w:rtl w:val="0"/>
        </w:rPr>
        <w:t xml:space="preserve">Y. Liu, H. Dong, X. Wang, and S. Han, "Time Series Prediction Based on Temporal Convolutional Network”</w:t>
      </w:r>
    </w:p>
    <w:p w:rsidR="00000000" w:rsidDel="00000000" w:rsidP="00000000" w:rsidRDefault="00000000" w:rsidRPr="00000000" w14:paraId="000005CC">
      <w:pPr>
        <w:rPr>
          <w:i w:val="1"/>
          <w:sz w:val="24"/>
          <w:szCs w:val="24"/>
        </w:rPr>
      </w:pPr>
      <w:r w:rsidDel="00000000" w:rsidR="00000000" w:rsidRPr="00000000">
        <w:rPr>
          <w:rtl w:val="0"/>
        </w:rPr>
      </w:r>
    </w:p>
    <w:p w:rsidR="00000000" w:rsidDel="00000000" w:rsidP="00000000" w:rsidRDefault="00000000" w:rsidRPr="00000000" w14:paraId="000005CD">
      <w:pPr>
        <w:rPr>
          <w:i w:val="1"/>
          <w:sz w:val="24"/>
          <w:szCs w:val="24"/>
        </w:rPr>
      </w:pPr>
      <w:r w:rsidDel="00000000" w:rsidR="00000000" w:rsidRPr="00000000">
        <w:rPr>
          <w:b w:val="1"/>
          <w:sz w:val="24"/>
          <w:szCs w:val="24"/>
          <w:rtl w:val="0"/>
        </w:rPr>
        <w:t xml:space="preserve">[5]</w:t>
      </w:r>
      <w:r w:rsidDel="00000000" w:rsidR="00000000" w:rsidRPr="00000000">
        <w:rPr>
          <w:sz w:val="24"/>
          <w:szCs w:val="24"/>
          <w:rtl w:val="0"/>
        </w:rPr>
        <w:t xml:space="preserve"> </w:t>
      </w:r>
      <w:r w:rsidDel="00000000" w:rsidR="00000000" w:rsidRPr="00000000">
        <w:rPr>
          <w:i w:val="1"/>
          <w:sz w:val="24"/>
          <w:szCs w:val="24"/>
          <w:rtl w:val="0"/>
        </w:rPr>
        <w:t xml:space="preserve">R. Garg, S. Barpanda, G. R. Salanke N. S., and R. Shivamadegowda, "Machine Learning Algorithms for Time Series Analysis and Forecasting”</w:t>
      </w:r>
    </w:p>
    <w:p w:rsidR="00000000" w:rsidDel="00000000" w:rsidP="00000000" w:rsidRDefault="00000000" w:rsidRPr="00000000" w14:paraId="000005CE">
      <w:pPr>
        <w:rPr>
          <w:i w:val="1"/>
          <w:sz w:val="24"/>
          <w:szCs w:val="24"/>
        </w:rPr>
      </w:pPr>
      <w:r w:rsidDel="00000000" w:rsidR="00000000" w:rsidRPr="00000000">
        <w:rPr>
          <w:rtl w:val="0"/>
        </w:rPr>
      </w:r>
    </w:p>
    <w:p w:rsidR="00000000" w:rsidDel="00000000" w:rsidP="00000000" w:rsidRDefault="00000000" w:rsidRPr="00000000" w14:paraId="000005CF">
      <w:pPr>
        <w:rPr>
          <w:i w:val="1"/>
          <w:sz w:val="24"/>
          <w:szCs w:val="24"/>
        </w:rPr>
      </w:pPr>
      <w:r w:rsidDel="00000000" w:rsidR="00000000" w:rsidRPr="00000000">
        <w:rPr>
          <w:b w:val="1"/>
          <w:sz w:val="24"/>
          <w:szCs w:val="24"/>
          <w:rtl w:val="0"/>
        </w:rPr>
        <w:t xml:space="preserve">[6]</w:t>
      </w:r>
      <w:r w:rsidDel="00000000" w:rsidR="00000000" w:rsidRPr="00000000">
        <w:rPr>
          <w:sz w:val="24"/>
          <w:szCs w:val="24"/>
          <w:rtl w:val="0"/>
        </w:rPr>
        <w:t xml:space="preserve"> </w:t>
      </w:r>
      <w:r w:rsidDel="00000000" w:rsidR="00000000" w:rsidRPr="00000000">
        <w:rPr>
          <w:i w:val="1"/>
          <w:sz w:val="24"/>
          <w:szCs w:val="24"/>
          <w:rtl w:val="0"/>
        </w:rPr>
        <w:t xml:space="preserve">R. Li, B. Yin, Y. Cong, and Z. Du, "Simultaneous Prediction of Soil Properties Using Multi_CNN Model"</w:t>
      </w:r>
    </w:p>
    <w:p w:rsidR="00000000" w:rsidDel="00000000" w:rsidP="00000000" w:rsidRDefault="00000000" w:rsidRPr="00000000" w14:paraId="000005D0">
      <w:pPr>
        <w:rPr>
          <w:i w:val="1"/>
          <w:sz w:val="24"/>
          <w:szCs w:val="24"/>
        </w:rPr>
      </w:pPr>
      <w:r w:rsidDel="00000000" w:rsidR="00000000" w:rsidRPr="00000000">
        <w:rPr>
          <w:rtl w:val="0"/>
        </w:rPr>
      </w:r>
    </w:p>
    <w:p w:rsidR="00000000" w:rsidDel="00000000" w:rsidP="00000000" w:rsidRDefault="00000000" w:rsidRPr="00000000" w14:paraId="000005D1">
      <w:pPr>
        <w:rPr>
          <w:i w:val="1"/>
          <w:sz w:val="24"/>
          <w:szCs w:val="24"/>
        </w:rPr>
      </w:pPr>
      <w:r w:rsidDel="00000000" w:rsidR="00000000" w:rsidRPr="00000000">
        <w:rPr>
          <w:b w:val="1"/>
          <w:sz w:val="24"/>
          <w:szCs w:val="24"/>
          <w:rtl w:val="0"/>
        </w:rPr>
        <w:t xml:space="preserve">[7]</w:t>
      </w:r>
      <w:r w:rsidDel="00000000" w:rsidR="00000000" w:rsidRPr="00000000">
        <w:rPr>
          <w:i w:val="1"/>
          <w:sz w:val="24"/>
          <w:szCs w:val="24"/>
          <w:rtl w:val="0"/>
        </w:rPr>
        <w:t xml:space="preserve"> A. Liang, C. Xie, J. Wang, and S. Che, "Daily Dynamics of Soil Heat Flux and Its Relationship with Net Radiation in Different Urban Riparian Woodlands"</w:t>
      </w:r>
    </w:p>
    <w:p w:rsidR="00000000" w:rsidDel="00000000" w:rsidP="00000000" w:rsidRDefault="00000000" w:rsidRPr="00000000" w14:paraId="000005D2">
      <w:pPr>
        <w:rPr>
          <w:i w:val="1"/>
          <w:sz w:val="24"/>
          <w:szCs w:val="24"/>
        </w:rPr>
      </w:pPr>
      <w:r w:rsidDel="00000000" w:rsidR="00000000" w:rsidRPr="00000000">
        <w:rPr>
          <w:rtl w:val="0"/>
        </w:rPr>
      </w:r>
    </w:p>
    <w:p w:rsidR="00000000" w:rsidDel="00000000" w:rsidP="00000000" w:rsidRDefault="00000000" w:rsidRPr="00000000" w14:paraId="000005D3">
      <w:pPr>
        <w:rPr>
          <w:sz w:val="24"/>
          <w:szCs w:val="24"/>
        </w:rPr>
      </w:pPr>
      <w:r w:rsidDel="00000000" w:rsidR="00000000" w:rsidRPr="00000000">
        <w:rPr>
          <w:b w:val="1"/>
          <w:sz w:val="24"/>
          <w:szCs w:val="24"/>
          <w:rtl w:val="0"/>
        </w:rPr>
        <w:t xml:space="preserve">[8] </w:t>
      </w:r>
      <w:r w:rsidDel="00000000" w:rsidR="00000000" w:rsidRPr="00000000">
        <w:rPr>
          <w:i w:val="1"/>
          <w:sz w:val="24"/>
          <w:szCs w:val="24"/>
          <w:rtl w:val="0"/>
        </w:rPr>
        <w:t xml:space="preserve">T. A. Adjuik and S. C. Davis, "Machine Learning Approach to Simulate Soil CO2 Fluxes under Cropping Systems"</w:t>
      </w:r>
      <w:r w:rsidDel="00000000" w:rsidR="00000000" w:rsidRPr="00000000">
        <w:rPr>
          <w:sz w:val="24"/>
          <w:szCs w:val="24"/>
          <w:rtl w:val="0"/>
        </w:rPr>
        <w:t xml:space="preserve"> </w:t>
      </w:r>
    </w:p>
    <w:p w:rsidR="00000000" w:rsidDel="00000000" w:rsidP="00000000" w:rsidRDefault="00000000" w:rsidRPr="00000000" w14:paraId="000005D4">
      <w:pPr>
        <w:rPr>
          <w:sz w:val="24"/>
          <w:szCs w:val="24"/>
        </w:rPr>
      </w:pPr>
      <w:r w:rsidDel="00000000" w:rsidR="00000000" w:rsidRPr="00000000">
        <w:rPr>
          <w:rtl w:val="0"/>
        </w:rPr>
      </w:r>
    </w:p>
    <w:p w:rsidR="00000000" w:rsidDel="00000000" w:rsidP="00000000" w:rsidRDefault="00000000" w:rsidRPr="00000000" w14:paraId="000005D5">
      <w:pPr>
        <w:rPr>
          <w:i w:val="1"/>
          <w:sz w:val="24"/>
          <w:szCs w:val="24"/>
        </w:rPr>
      </w:pPr>
      <w:r w:rsidDel="00000000" w:rsidR="00000000" w:rsidRPr="00000000">
        <w:rPr>
          <w:b w:val="1"/>
          <w:sz w:val="24"/>
          <w:szCs w:val="24"/>
          <w:rtl w:val="0"/>
        </w:rPr>
        <w:t xml:space="preserve">[9]</w:t>
      </w:r>
      <w:r w:rsidDel="00000000" w:rsidR="00000000" w:rsidRPr="00000000">
        <w:rPr>
          <w:b w:val="1"/>
          <w:i w:val="1"/>
          <w:sz w:val="24"/>
          <w:szCs w:val="24"/>
          <w:rtl w:val="0"/>
        </w:rPr>
        <w:t xml:space="preserve"> </w:t>
      </w:r>
      <w:r w:rsidDel="00000000" w:rsidR="00000000" w:rsidRPr="00000000">
        <w:rPr>
          <w:i w:val="1"/>
          <w:sz w:val="24"/>
          <w:szCs w:val="24"/>
          <w:rtl w:val="0"/>
        </w:rPr>
        <w:t xml:space="preserve">Z. P. Mabunga and J. C. Dela Cruz, "An Optimized Soil Moisture Prediction Model for Smart Agriculture Using Gaussian Process Regression"</w:t>
      </w:r>
    </w:p>
    <w:p w:rsidR="00000000" w:rsidDel="00000000" w:rsidP="00000000" w:rsidRDefault="00000000" w:rsidRPr="00000000" w14:paraId="000005D6">
      <w:pPr>
        <w:rPr>
          <w:i w:val="1"/>
          <w:sz w:val="24"/>
          <w:szCs w:val="24"/>
        </w:rPr>
      </w:pPr>
      <w:r w:rsidDel="00000000" w:rsidR="00000000" w:rsidRPr="00000000">
        <w:rPr>
          <w:rtl w:val="0"/>
        </w:rPr>
      </w:r>
    </w:p>
    <w:p w:rsidR="00000000" w:rsidDel="00000000" w:rsidP="00000000" w:rsidRDefault="00000000" w:rsidRPr="00000000" w14:paraId="000005D7">
      <w:pPr>
        <w:rPr>
          <w:i w:val="1"/>
          <w:sz w:val="24"/>
          <w:szCs w:val="24"/>
        </w:rPr>
      </w:pPr>
      <w:r w:rsidDel="00000000" w:rsidR="00000000" w:rsidRPr="00000000">
        <w:rPr>
          <w:b w:val="1"/>
          <w:sz w:val="24"/>
          <w:szCs w:val="24"/>
          <w:rtl w:val="0"/>
        </w:rPr>
        <w:t xml:space="preserve">[10] </w:t>
      </w:r>
      <w:r w:rsidDel="00000000" w:rsidR="00000000" w:rsidRPr="00000000">
        <w:rPr>
          <w:i w:val="1"/>
          <w:sz w:val="24"/>
          <w:szCs w:val="24"/>
          <w:rtl w:val="0"/>
        </w:rPr>
        <w:t xml:space="preserve">A. Liang, C. Xie, J. Wang, and S. Che, "Raising Root Zone Temperature Improves Plant Productivity and Metabolites in Hydroponic Lettuce Production"</w:t>
      </w:r>
    </w:p>
    <w:p w:rsidR="00000000" w:rsidDel="00000000" w:rsidP="00000000" w:rsidRDefault="00000000" w:rsidRPr="00000000" w14:paraId="000005D8">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D9">
      <w:pPr>
        <w:ind w:left="0" w:firstLine="0"/>
        <w:rPr>
          <w:rFonts w:ascii="Times New Roman" w:cs="Times New Roman" w:eastAsia="Times New Roman" w:hAnsi="Times New Roman"/>
          <w:sz w:val="24"/>
          <w:szCs w:val="24"/>
        </w:rPr>
      </w:pPr>
      <w:r w:rsidDel="00000000" w:rsidR="00000000" w:rsidRPr="00000000">
        <w:rPr>
          <w:b w:val="1"/>
          <w:sz w:val="24"/>
          <w:szCs w:val="24"/>
          <w:rtl w:val="0"/>
        </w:rPr>
        <w:t xml:space="preserve">[11]</w:t>
      </w:r>
      <w:r w:rsidDel="00000000" w:rsidR="00000000" w:rsidRPr="00000000">
        <w:rPr>
          <w:rFonts w:ascii="Times New Roman" w:cs="Times New Roman" w:eastAsia="Times New Roman" w:hAnsi="Times New Roman"/>
          <w:b w:val="1"/>
          <w:color w:val="222222"/>
          <w:sz w:val="24"/>
          <w:szCs w:val="24"/>
          <w:highlight w:val="white"/>
          <w:rtl w:val="0"/>
        </w:rPr>
        <w:t xml:space="preserve"> </w:t>
      </w:r>
      <w:hyperlink r:id="rId44">
        <w:r w:rsidDel="00000000" w:rsidR="00000000" w:rsidRPr="00000000">
          <w:rPr>
            <w:rFonts w:ascii="Times New Roman" w:cs="Times New Roman" w:eastAsia="Times New Roman" w:hAnsi="Times New Roman"/>
            <w:sz w:val="24"/>
            <w:szCs w:val="24"/>
            <w:rtl w:val="0"/>
          </w:rPr>
          <w:t xml:space="preserve">https://github.com/bayesian-optimization/BayesianOptimization</w:t>
        </w:r>
      </w:hyperlink>
      <w:r w:rsidDel="00000000" w:rsidR="00000000" w:rsidRPr="00000000">
        <w:rPr>
          <w:rtl w:val="0"/>
        </w:rPr>
      </w:r>
    </w:p>
    <w:p w:rsidR="00000000" w:rsidDel="00000000" w:rsidP="00000000" w:rsidRDefault="00000000" w:rsidRPr="00000000" w14:paraId="000005D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B">
      <w:pPr>
        <w:rPr>
          <w:rFonts w:ascii="Times New Roman" w:cs="Times New Roman" w:eastAsia="Times New Roman" w:hAnsi="Times New Roman"/>
          <w:sz w:val="24"/>
          <w:szCs w:val="24"/>
        </w:rPr>
      </w:pPr>
      <w:r w:rsidDel="00000000" w:rsidR="00000000" w:rsidRPr="00000000">
        <w:rPr>
          <w:b w:val="1"/>
          <w:sz w:val="24"/>
          <w:szCs w:val="24"/>
          <w:rtl w:val="0"/>
        </w:rPr>
        <w:t xml:space="preserve">[12] </w:t>
      </w:r>
      <w:hyperlink r:id="rId45">
        <w:r w:rsidDel="00000000" w:rsidR="00000000" w:rsidRPr="00000000">
          <w:rPr>
            <w:rFonts w:ascii="Times New Roman" w:cs="Times New Roman" w:eastAsia="Times New Roman" w:hAnsi="Times New Roman"/>
            <w:sz w:val="24"/>
            <w:szCs w:val="24"/>
            <w:rtl w:val="0"/>
          </w:rPr>
          <w:t xml:space="preserve">https://unit8.com/resources/temporal-convolutional-networks-and-forecasting/</w:t>
        </w:r>
      </w:hyperlink>
      <w:r w:rsidDel="00000000" w:rsidR="00000000" w:rsidRPr="00000000">
        <w:rPr>
          <w:rtl w:val="0"/>
        </w:rPr>
      </w:r>
    </w:p>
    <w:p w:rsidR="00000000" w:rsidDel="00000000" w:rsidP="00000000" w:rsidRDefault="00000000" w:rsidRPr="00000000" w14:paraId="000005DC">
      <w:pPr>
        <w:rPr>
          <w:b w:val="1"/>
          <w:sz w:val="24"/>
          <w:szCs w:val="24"/>
        </w:rPr>
      </w:pPr>
      <w:r w:rsidDel="00000000" w:rsidR="00000000" w:rsidRPr="00000000">
        <w:rPr>
          <w:rtl w:val="0"/>
        </w:rPr>
      </w:r>
    </w:p>
    <w:p w:rsidR="00000000" w:rsidDel="00000000" w:rsidP="00000000" w:rsidRDefault="00000000" w:rsidRPr="00000000" w14:paraId="000005DD">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5DE">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5DF">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5E0">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5E1">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5E2">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5E3">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5E4">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5E5">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5E6">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5E7">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5E8">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5E9">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5EA">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5EB">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5EC">
      <w:pPr>
        <w:pStyle w:val="Heading2"/>
        <w:spacing w:before="220" w:line="276" w:lineRule="auto"/>
        <w:ind w:left="0" w:firstLine="0"/>
        <w:jc w:val="center"/>
        <w:rPr>
          <w:rFonts w:ascii="Times New Roman" w:cs="Times New Roman" w:eastAsia="Times New Roman" w:hAnsi="Times New Roman"/>
          <w:sz w:val="28"/>
          <w:szCs w:val="28"/>
        </w:rPr>
      </w:pPr>
      <w:bookmarkStart w:colFirst="0" w:colLast="0" w:name="_szqfb2uggb8g" w:id="93"/>
      <w:bookmarkEnd w:id="93"/>
      <w:r w:rsidDel="00000000" w:rsidR="00000000" w:rsidRPr="00000000">
        <w:rPr>
          <w:rFonts w:ascii="Times New Roman" w:cs="Times New Roman" w:eastAsia="Times New Roman" w:hAnsi="Times New Roman"/>
          <w:sz w:val="28"/>
          <w:szCs w:val="28"/>
          <w:rtl w:val="0"/>
        </w:rPr>
        <w:t xml:space="preserve">CHAPTER 8</w:t>
      </w:r>
    </w:p>
    <w:p w:rsidR="00000000" w:rsidDel="00000000" w:rsidP="00000000" w:rsidRDefault="00000000" w:rsidRPr="00000000" w14:paraId="000005ED">
      <w:pPr>
        <w:pStyle w:val="Heading2"/>
        <w:spacing w:before="220" w:line="276" w:lineRule="auto"/>
        <w:ind w:left="0" w:firstLine="0"/>
        <w:jc w:val="center"/>
        <w:rPr>
          <w:rFonts w:ascii="Times New Roman" w:cs="Times New Roman" w:eastAsia="Times New Roman" w:hAnsi="Times New Roman"/>
          <w:sz w:val="28"/>
          <w:szCs w:val="28"/>
        </w:rPr>
      </w:pPr>
      <w:bookmarkStart w:colFirst="0" w:colLast="0" w:name="_jc66th88vrku" w:id="94"/>
      <w:bookmarkEnd w:id="94"/>
      <w:r w:rsidDel="00000000" w:rsidR="00000000" w:rsidRPr="00000000">
        <w:rPr>
          <w:rFonts w:ascii="Times New Roman" w:cs="Times New Roman" w:eastAsia="Times New Roman" w:hAnsi="Times New Roman"/>
          <w:sz w:val="28"/>
          <w:szCs w:val="28"/>
          <w:rtl w:val="0"/>
        </w:rPr>
        <w:t xml:space="preserve">APPENDIX</w:t>
      </w:r>
    </w:p>
    <w:p w:rsidR="00000000" w:rsidDel="00000000" w:rsidP="00000000" w:rsidRDefault="00000000" w:rsidRPr="00000000" w14:paraId="000005EE">
      <w:pPr>
        <w:rPr/>
      </w:pPr>
      <w:r w:rsidDel="00000000" w:rsidR="00000000" w:rsidRPr="00000000">
        <w:rPr>
          <w:rtl w:val="0"/>
        </w:rPr>
      </w:r>
    </w:p>
    <w:p w:rsidR="00000000" w:rsidDel="00000000" w:rsidP="00000000" w:rsidRDefault="00000000" w:rsidRPr="00000000" w14:paraId="000005EF">
      <w:pPr>
        <w:spacing w:before="80" w:line="276" w:lineRule="auto"/>
        <w:ind w:right="560"/>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b w:val="1"/>
          <w:color w:val="222222"/>
          <w:sz w:val="24"/>
          <w:szCs w:val="24"/>
          <w:highlight w:val="white"/>
          <w:rtl w:val="0"/>
        </w:rPr>
        <w:t xml:space="preserve">Ensemble model of TCN and ANN</w:t>
      </w:r>
      <w:r w:rsidDel="00000000" w:rsidR="00000000" w:rsidRPr="00000000">
        <w:rPr>
          <w:rtl w:val="0"/>
        </w:rPr>
      </w:r>
    </w:p>
    <w:p w:rsidR="00000000" w:rsidDel="00000000" w:rsidP="00000000" w:rsidRDefault="00000000" w:rsidRPr="00000000" w14:paraId="000005F0">
      <w:pPr>
        <w:rPr>
          <w:rFonts w:ascii="Times New Roman" w:cs="Times New Roman" w:eastAsia="Times New Roman" w:hAnsi="Times New Roman"/>
          <w:color w:val="222222"/>
        </w:rPr>
      </w:pPr>
      <w:r w:rsidDel="00000000" w:rsidR="00000000" w:rsidRPr="00000000">
        <w:rPr>
          <w:rtl w:val="0"/>
        </w:rPr>
      </w:r>
    </w:p>
    <w:tbl>
      <w:tblPr>
        <w:tblStyle w:val="Table11"/>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90"/>
        <w:tblGridChange w:id="0">
          <w:tblGrid>
            <w:gridCol w:w="9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1">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import numpy as np</w:t>
            </w:r>
          </w:p>
          <w:p w:rsidR="00000000" w:rsidDel="00000000" w:rsidP="00000000" w:rsidRDefault="00000000" w:rsidRPr="00000000" w14:paraId="000005F2">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import pandas as pd</w:t>
            </w:r>
          </w:p>
          <w:p w:rsidR="00000000" w:rsidDel="00000000" w:rsidP="00000000" w:rsidRDefault="00000000" w:rsidRPr="00000000" w14:paraId="000005F3">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import matplotlib.pyplot as plt</w:t>
            </w:r>
          </w:p>
          <w:p w:rsidR="00000000" w:rsidDel="00000000" w:rsidP="00000000" w:rsidRDefault="00000000" w:rsidRPr="00000000" w14:paraId="000005F4">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from tensorflow.keras.models import Sequential</w:t>
            </w:r>
          </w:p>
          <w:p w:rsidR="00000000" w:rsidDel="00000000" w:rsidP="00000000" w:rsidRDefault="00000000" w:rsidRPr="00000000" w14:paraId="000005F5">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from tensorflow.keras.layers import Dense</w:t>
            </w:r>
          </w:p>
          <w:p w:rsidR="00000000" w:rsidDel="00000000" w:rsidP="00000000" w:rsidRDefault="00000000" w:rsidRPr="00000000" w14:paraId="000005F6">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from sklearn.preprocessing import StandardScaler</w:t>
            </w:r>
          </w:p>
          <w:p w:rsidR="00000000" w:rsidDel="00000000" w:rsidP="00000000" w:rsidRDefault="00000000" w:rsidRPr="00000000" w14:paraId="000005F7">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from sklearn.linear_model import LinearRegression</w:t>
            </w:r>
          </w:p>
          <w:p w:rsidR="00000000" w:rsidDel="00000000" w:rsidP="00000000" w:rsidRDefault="00000000" w:rsidRPr="00000000" w14:paraId="000005F8">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from sklearn.metrics import mean_absolute_error, mean_squared_error, r2_score</w:t>
            </w:r>
          </w:p>
          <w:p w:rsidR="00000000" w:rsidDel="00000000" w:rsidP="00000000" w:rsidRDefault="00000000" w:rsidRPr="00000000" w14:paraId="000005F9">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from darts import TimeSeries</w:t>
            </w:r>
          </w:p>
          <w:p w:rsidR="00000000" w:rsidDel="00000000" w:rsidP="00000000" w:rsidRDefault="00000000" w:rsidRPr="00000000" w14:paraId="000005FA">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from darts.models import TCNModel</w:t>
            </w:r>
          </w:p>
          <w:p w:rsidR="00000000" w:rsidDel="00000000" w:rsidP="00000000" w:rsidRDefault="00000000" w:rsidRPr="00000000" w14:paraId="000005FB">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Function to load data</w:t>
            </w:r>
          </w:p>
          <w:p w:rsidR="00000000" w:rsidDel="00000000" w:rsidP="00000000" w:rsidRDefault="00000000" w:rsidRPr="00000000" w14:paraId="000005FC">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def load_data(train_file, val_file):</w:t>
            </w:r>
          </w:p>
          <w:p w:rsidR="00000000" w:rsidDel="00000000" w:rsidP="00000000" w:rsidRDefault="00000000" w:rsidRPr="00000000" w14:paraId="000005FD">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train_df = pd.read_csv(train_file)</w:t>
            </w:r>
          </w:p>
          <w:p w:rsidR="00000000" w:rsidDel="00000000" w:rsidP="00000000" w:rsidRDefault="00000000" w:rsidRPr="00000000" w14:paraId="000005FE">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val_df = pd.read_csv(val_file)</w:t>
            </w:r>
          </w:p>
          <w:p w:rsidR="00000000" w:rsidDel="00000000" w:rsidP="00000000" w:rsidRDefault="00000000" w:rsidRPr="00000000" w14:paraId="000005FF">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Convert 'DateTime' column to datetime and set as index</w:t>
            </w:r>
          </w:p>
          <w:p w:rsidR="00000000" w:rsidDel="00000000" w:rsidP="00000000" w:rsidRDefault="00000000" w:rsidRPr="00000000" w14:paraId="00000600">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for df in [train_df, val_df]:</w:t>
            </w:r>
          </w:p>
          <w:p w:rsidR="00000000" w:rsidDel="00000000" w:rsidP="00000000" w:rsidRDefault="00000000" w:rsidRPr="00000000" w14:paraId="00000601">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df['DateTime'] = pd.to_datetime(df['DateTime'])</w:t>
            </w:r>
          </w:p>
          <w:p w:rsidR="00000000" w:rsidDel="00000000" w:rsidP="00000000" w:rsidRDefault="00000000" w:rsidRPr="00000000" w14:paraId="00000602">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df.set_index('DateTime', inplace=True)</w:t>
            </w:r>
          </w:p>
          <w:p w:rsidR="00000000" w:rsidDel="00000000" w:rsidP="00000000" w:rsidRDefault="00000000" w:rsidRPr="00000000" w14:paraId="00000603">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r>
          </w:p>
          <w:p w:rsidR="00000000" w:rsidDel="00000000" w:rsidP="00000000" w:rsidRDefault="00000000" w:rsidRPr="00000000" w14:paraId="00000604">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return train_df, val_df</w:t>
            </w:r>
          </w:p>
          <w:p w:rsidR="00000000" w:rsidDel="00000000" w:rsidP="00000000" w:rsidRDefault="00000000" w:rsidRPr="00000000" w14:paraId="00000605">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Load CSV data files (adjust paths as needed)</w:t>
            </w:r>
          </w:p>
          <w:p w:rsidR="00000000" w:rsidDel="00000000" w:rsidP="00000000" w:rsidRDefault="00000000" w:rsidRPr="00000000" w14:paraId="00000606">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train_file = '/kaggle/input/forecastingtcn/train_transformed_10.csv'</w:t>
            </w:r>
          </w:p>
          <w:p w:rsidR="00000000" w:rsidDel="00000000" w:rsidP="00000000" w:rsidRDefault="00000000" w:rsidRPr="00000000" w14:paraId="00000607">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val_file = '/kaggle/input/forecastingtcn/val_transformed_10.csv'</w:t>
            </w:r>
          </w:p>
          <w:p w:rsidR="00000000" w:rsidDel="00000000" w:rsidP="00000000" w:rsidRDefault="00000000" w:rsidRPr="00000000" w14:paraId="00000608">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train_df, val_df = load_data(train_file, val_file)</w:t>
            </w:r>
          </w:p>
          <w:p w:rsidR="00000000" w:rsidDel="00000000" w:rsidP="00000000" w:rsidRDefault="00000000" w:rsidRPr="00000000" w14:paraId="00000609">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Select features and target</w:t>
            </w:r>
          </w:p>
          <w:p w:rsidR="00000000" w:rsidDel="00000000" w:rsidP="00000000" w:rsidRDefault="00000000" w:rsidRPr="00000000" w14:paraId="0000060A">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features = ['Month', 'VolSWC_20cm', 'Hour', 'SoilTemp_10cm', 'VolSWC_10cm',</w:t>
            </w:r>
          </w:p>
          <w:p w:rsidR="00000000" w:rsidDel="00000000" w:rsidP="00000000" w:rsidRDefault="00000000" w:rsidRPr="00000000" w14:paraId="0000060B">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'SoilTemp_40cm', 'NET_Radiation', 'SoilTemp_20cm']</w:t>
            </w:r>
          </w:p>
          <w:p w:rsidR="00000000" w:rsidDel="00000000" w:rsidP="00000000" w:rsidRDefault="00000000" w:rsidRPr="00000000" w14:paraId="0000060C">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target = 'SoilHeatFlux_DiffVolt1'</w:t>
            </w:r>
          </w:p>
          <w:p w:rsidR="00000000" w:rsidDel="00000000" w:rsidP="00000000" w:rsidRDefault="00000000" w:rsidRPr="00000000" w14:paraId="0000060D">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X_train = train_df[features].values</w:t>
            </w:r>
          </w:p>
          <w:p w:rsidR="00000000" w:rsidDel="00000000" w:rsidP="00000000" w:rsidRDefault="00000000" w:rsidRPr="00000000" w14:paraId="0000060E">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y_train = train_df[target].values</w:t>
            </w:r>
          </w:p>
          <w:p w:rsidR="00000000" w:rsidDel="00000000" w:rsidP="00000000" w:rsidRDefault="00000000" w:rsidRPr="00000000" w14:paraId="0000060F">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X_val = val_df[features].values</w:t>
            </w:r>
          </w:p>
          <w:p w:rsidR="00000000" w:rsidDel="00000000" w:rsidP="00000000" w:rsidRDefault="00000000" w:rsidRPr="00000000" w14:paraId="00000610">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y_val = val_df[target].values</w:t>
            </w:r>
          </w:p>
          <w:p w:rsidR="00000000" w:rsidDel="00000000" w:rsidP="00000000" w:rsidRDefault="00000000" w:rsidRPr="00000000" w14:paraId="00000611">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Normalize the data for ANN</w:t>
            </w:r>
          </w:p>
          <w:p w:rsidR="00000000" w:rsidDel="00000000" w:rsidP="00000000" w:rsidRDefault="00000000" w:rsidRPr="00000000" w14:paraId="00000612">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scaler = StandardScaler()</w:t>
            </w:r>
          </w:p>
          <w:p w:rsidR="00000000" w:rsidDel="00000000" w:rsidP="00000000" w:rsidRDefault="00000000" w:rsidRPr="00000000" w14:paraId="00000613">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X_train_scaled = scaler.fit_transform(X_train)</w:t>
            </w:r>
          </w:p>
          <w:p w:rsidR="00000000" w:rsidDel="00000000" w:rsidP="00000000" w:rsidRDefault="00000000" w:rsidRPr="00000000" w14:paraId="00000614">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X_val_scaled = scaler.transform(X_val)</w:t>
            </w:r>
          </w:p>
          <w:p w:rsidR="00000000" w:rsidDel="00000000" w:rsidP="00000000" w:rsidRDefault="00000000" w:rsidRPr="00000000" w14:paraId="00000615">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Build and train ANN model</w:t>
            </w:r>
          </w:p>
          <w:p w:rsidR="00000000" w:rsidDel="00000000" w:rsidP="00000000" w:rsidRDefault="00000000" w:rsidRPr="00000000" w14:paraId="00000616">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ann_model = Sequential()</w:t>
            </w:r>
          </w:p>
          <w:p w:rsidR="00000000" w:rsidDel="00000000" w:rsidP="00000000" w:rsidRDefault="00000000" w:rsidRPr="00000000" w14:paraId="00000617">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ann_model.add(Dense(64, activation='relu', input_dim=X_train_scaled.shape[1]))</w:t>
            </w:r>
          </w:p>
          <w:p w:rsidR="00000000" w:rsidDel="00000000" w:rsidP="00000000" w:rsidRDefault="00000000" w:rsidRPr="00000000" w14:paraId="00000618">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ann_model.add(Dense(32, activation='relu'))</w:t>
            </w:r>
          </w:p>
          <w:p w:rsidR="00000000" w:rsidDel="00000000" w:rsidP="00000000" w:rsidRDefault="00000000" w:rsidRPr="00000000" w14:paraId="00000619">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ann_model.add(Dense(1, activation='linear'))  # Output for regression</w:t>
            </w:r>
          </w:p>
          <w:p w:rsidR="00000000" w:rsidDel="00000000" w:rsidP="00000000" w:rsidRDefault="00000000" w:rsidRPr="00000000" w14:paraId="0000061A">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ann_model.compile(optimizer='adam', loss='mse')</w:t>
            </w:r>
          </w:p>
          <w:p w:rsidR="00000000" w:rsidDel="00000000" w:rsidP="00000000" w:rsidRDefault="00000000" w:rsidRPr="00000000" w14:paraId="0000061B">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ann_model.fit(X_train_scaled, y_train, validation_data=(X_val_scaled, y_val), epochs=100, batch_size=32, verbose=1)</w:t>
            </w:r>
          </w:p>
          <w:p w:rsidR="00000000" w:rsidDel="00000000" w:rsidP="00000000" w:rsidRDefault="00000000" w:rsidRPr="00000000" w14:paraId="0000061C">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Get ANN predictions for the training and validation sets</w:t>
            </w:r>
          </w:p>
          <w:p w:rsidR="00000000" w:rsidDel="00000000" w:rsidP="00000000" w:rsidRDefault="00000000" w:rsidRPr="00000000" w14:paraId="0000061D">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ann_train_predictions = ann_model.predict(X_train_scaled).flatten()</w:t>
            </w:r>
          </w:p>
          <w:p w:rsidR="00000000" w:rsidDel="00000000" w:rsidP="00000000" w:rsidRDefault="00000000" w:rsidRPr="00000000" w14:paraId="0000061E">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ann_val_predictions = ann_model.predict(X_val_scaled).flatten()</w:t>
            </w:r>
          </w:p>
          <w:p w:rsidR="00000000" w:rsidDel="00000000" w:rsidP="00000000" w:rsidRDefault="00000000" w:rsidRPr="00000000" w14:paraId="0000061F">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Prepare TimeSeries objects for TCN including ANN predictions</w:t>
            </w:r>
          </w:p>
          <w:p w:rsidR="00000000" w:rsidDel="00000000" w:rsidP="00000000" w:rsidRDefault="00000000" w:rsidRPr="00000000" w14:paraId="00000620">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train_df['ANN_Predictions'] = ann_train_predictions</w:t>
            </w:r>
          </w:p>
          <w:p w:rsidR="00000000" w:rsidDel="00000000" w:rsidP="00000000" w:rsidRDefault="00000000" w:rsidRPr="00000000" w14:paraId="00000621">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val_df['ANN_Predictions'] = ann_val_predictions</w:t>
            </w:r>
          </w:p>
          <w:p w:rsidR="00000000" w:rsidDel="00000000" w:rsidP="00000000" w:rsidRDefault="00000000" w:rsidRPr="00000000" w14:paraId="00000622">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train_series_tcn = TimeSeries.from_dataframe(train_df[features + [target, 'ANN_Predictions']], freq='10T')</w:t>
            </w:r>
          </w:p>
          <w:p w:rsidR="00000000" w:rsidDel="00000000" w:rsidP="00000000" w:rsidRDefault="00000000" w:rsidRPr="00000000" w14:paraId="00000623">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val_series_tcn = TimeSeries.from_dataframe(val_df[features + [target, 'ANN_Predictions']], freq='10T')</w:t>
            </w:r>
          </w:p>
          <w:p w:rsidR="00000000" w:rsidDel="00000000" w:rsidP="00000000" w:rsidRDefault="00000000" w:rsidRPr="00000000" w14:paraId="00000624">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Initialize and train TCN model with ANN predictions as input</w:t>
            </w:r>
          </w:p>
          <w:p w:rsidR="00000000" w:rsidDel="00000000" w:rsidP="00000000" w:rsidRDefault="00000000" w:rsidRPr="00000000" w14:paraId="00000625">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tcn_model = TCNModel(</w:t>
            </w:r>
          </w:p>
          <w:p w:rsidR="00000000" w:rsidDel="00000000" w:rsidP="00000000" w:rsidRDefault="00000000" w:rsidRPr="00000000" w14:paraId="00000626">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input_chunk_length=60,</w:t>
            </w:r>
          </w:p>
          <w:p w:rsidR="00000000" w:rsidDel="00000000" w:rsidP="00000000" w:rsidRDefault="00000000" w:rsidRPr="00000000" w14:paraId="00000627">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output_chunk_length=1,</w:t>
            </w:r>
          </w:p>
          <w:p w:rsidR="00000000" w:rsidDel="00000000" w:rsidP="00000000" w:rsidRDefault="00000000" w:rsidRPr="00000000" w14:paraId="00000628">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n_epochs=50,</w:t>
            </w:r>
          </w:p>
          <w:p w:rsidR="00000000" w:rsidDel="00000000" w:rsidP="00000000" w:rsidRDefault="00000000" w:rsidRPr="00000000" w14:paraId="00000629">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dropout=0.05,</w:t>
            </w:r>
          </w:p>
          <w:p w:rsidR="00000000" w:rsidDel="00000000" w:rsidP="00000000" w:rsidRDefault="00000000" w:rsidRPr="00000000" w14:paraId="0000062A">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dilation_base=3,</w:t>
            </w:r>
          </w:p>
          <w:p w:rsidR="00000000" w:rsidDel="00000000" w:rsidP="00000000" w:rsidRDefault="00000000" w:rsidRPr="00000000" w14:paraId="0000062B">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weight_norm=True,</w:t>
            </w:r>
          </w:p>
          <w:p w:rsidR="00000000" w:rsidDel="00000000" w:rsidP="00000000" w:rsidRDefault="00000000" w:rsidRPr="00000000" w14:paraId="0000062C">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kernel_size=5,</w:t>
            </w:r>
          </w:p>
          <w:p w:rsidR="00000000" w:rsidDel="00000000" w:rsidP="00000000" w:rsidRDefault="00000000" w:rsidRPr="00000000" w14:paraId="0000062D">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num_filters=16,</w:t>
            </w:r>
          </w:p>
          <w:p w:rsidR="00000000" w:rsidDel="00000000" w:rsidP="00000000" w:rsidRDefault="00000000" w:rsidRPr="00000000" w14:paraId="0000062E">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random_state=0</w:t>
            </w:r>
          </w:p>
          <w:p w:rsidR="00000000" w:rsidDel="00000000" w:rsidP="00000000" w:rsidRDefault="00000000" w:rsidRPr="00000000" w14:paraId="0000062F">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w:t>
            </w:r>
          </w:p>
          <w:p w:rsidR="00000000" w:rsidDel="00000000" w:rsidP="00000000" w:rsidRDefault="00000000" w:rsidRPr="00000000" w14:paraId="00000630">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Fit the TCN model using the training series with ANN predictions</w:t>
            </w:r>
          </w:p>
          <w:p w:rsidR="00000000" w:rsidDel="00000000" w:rsidP="00000000" w:rsidRDefault="00000000" w:rsidRPr="00000000" w14:paraId="00000631">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tcn_model.fit(series=train_series_tcn[target], val_series=val_series_tcn[target], verbose=True)</w:t>
            </w:r>
          </w:p>
          <w:p w:rsidR="00000000" w:rsidDel="00000000" w:rsidP="00000000" w:rsidRDefault="00000000" w:rsidRPr="00000000" w14:paraId="00000632">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Get TCN predictions</w:t>
            </w:r>
          </w:p>
          <w:p w:rsidR="00000000" w:rsidDel="00000000" w:rsidP="00000000" w:rsidRDefault="00000000" w:rsidRPr="00000000" w14:paraId="00000633">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tcn_predictions = tcn_model.predict(n=len(y_val), series=train_series_tcn[target])</w:t>
            </w:r>
          </w:p>
          <w:p w:rsidR="00000000" w:rsidDel="00000000" w:rsidP="00000000" w:rsidRDefault="00000000" w:rsidRPr="00000000" w14:paraId="00000634">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tcn_predictions_np = tcn_predictions.values()</w:t>
            </w:r>
          </w:p>
          <w:p w:rsidR="00000000" w:rsidDel="00000000" w:rsidP="00000000" w:rsidRDefault="00000000" w:rsidRPr="00000000" w14:paraId="00000635">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Stack predictions</w:t>
            </w:r>
          </w:p>
          <w:p w:rsidR="00000000" w:rsidDel="00000000" w:rsidP="00000000" w:rsidRDefault="00000000" w:rsidRPr="00000000" w14:paraId="00000636">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stack_X = np.column_stack((ann_val_predictions, tcn_predictions_np.flatten()))</w:t>
            </w:r>
          </w:p>
          <w:p w:rsidR="00000000" w:rsidDel="00000000" w:rsidP="00000000" w:rsidRDefault="00000000" w:rsidRPr="00000000" w14:paraId="00000637">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stack_y = y_val  # Actual target values</w:t>
            </w:r>
          </w:p>
          <w:p w:rsidR="00000000" w:rsidDel="00000000" w:rsidP="00000000" w:rsidRDefault="00000000" w:rsidRPr="00000000" w14:paraId="00000638">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Train a simple linear regression model on the stacked predictions</w:t>
            </w:r>
          </w:p>
          <w:p w:rsidR="00000000" w:rsidDel="00000000" w:rsidP="00000000" w:rsidRDefault="00000000" w:rsidRPr="00000000" w14:paraId="00000639">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meta_model = LinearRegression()</w:t>
            </w:r>
          </w:p>
          <w:p w:rsidR="00000000" w:rsidDel="00000000" w:rsidP="00000000" w:rsidRDefault="00000000" w:rsidRPr="00000000" w14:paraId="0000063A">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meta_model.fit(stack_X, stack_y)</w:t>
            </w:r>
          </w:p>
          <w:p w:rsidR="00000000" w:rsidDel="00000000" w:rsidP="00000000" w:rsidRDefault="00000000" w:rsidRPr="00000000" w14:paraId="0000063B">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Predict using the meta-model</w:t>
            </w:r>
          </w:p>
          <w:p w:rsidR="00000000" w:rsidDel="00000000" w:rsidP="00000000" w:rsidRDefault="00000000" w:rsidRPr="00000000" w14:paraId="0000063C">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final_predictions = meta_model.predict(stack_X)</w:t>
            </w:r>
          </w:p>
          <w:p w:rsidR="00000000" w:rsidDel="00000000" w:rsidP="00000000" w:rsidRDefault="00000000" w:rsidRPr="00000000" w14:paraId="0000063D">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Calculate metrics</w:t>
            </w:r>
          </w:p>
          <w:p w:rsidR="00000000" w:rsidDel="00000000" w:rsidP="00000000" w:rsidRDefault="00000000" w:rsidRPr="00000000" w14:paraId="0000063E">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mae = mean_absolute_error(y_val, final_predictions)</w:t>
            </w:r>
          </w:p>
          <w:p w:rsidR="00000000" w:rsidDel="00000000" w:rsidP="00000000" w:rsidRDefault="00000000" w:rsidRPr="00000000" w14:paraId="0000063F">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mse = mean_squared_error(y_val, final_predictions)</w:t>
            </w:r>
          </w:p>
          <w:p w:rsidR="00000000" w:rsidDel="00000000" w:rsidP="00000000" w:rsidRDefault="00000000" w:rsidRPr="00000000" w14:paraId="00000640">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r2 = r2_score(y_val, final_predictions)</w:t>
            </w:r>
          </w:p>
          <w:p w:rsidR="00000000" w:rsidDel="00000000" w:rsidP="00000000" w:rsidRDefault="00000000" w:rsidRPr="00000000" w14:paraId="00000641">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Print the metrics</w:t>
            </w:r>
          </w:p>
          <w:p w:rsidR="00000000" w:rsidDel="00000000" w:rsidP="00000000" w:rsidRDefault="00000000" w:rsidRPr="00000000" w14:paraId="00000642">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print(f'Mean Absolute Error (MAE): {mae:.4f}')</w:t>
            </w:r>
          </w:p>
          <w:p w:rsidR="00000000" w:rsidDel="00000000" w:rsidP="00000000" w:rsidRDefault="00000000" w:rsidRPr="00000000" w14:paraId="00000643">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print(f'Mean Squared Error (MSE): {mse:.4f}')</w:t>
            </w:r>
          </w:p>
          <w:p w:rsidR="00000000" w:rsidDel="00000000" w:rsidP="00000000" w:rsidRDefault="00000000" w:rsidRPr="00000000" w14:paraId="00000644">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print(f'R-squared (R²): {r2:.4f}')</w:t>
            </w:r>
          </w:p>
          <w:p w:rsidR="00000000" w:rsidDel="00000000" w:rsidP="00000000" w:rsidRDefault="00000000" w:rsidRPr="00000000" w14:paraId="00000645">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Plot actual vs final predictions</w:t>
            </w:r>
          </w:p>
          <w:p w:rsidR="00000000" w:rsidDel="00000000" w:rsidP="00000000" w:rsidRDefault="00000000" w:rsidRPr="00000000" w14:paraId="00000646">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plt.figure(figsize=(12, 6))</w:t>
            </w:r>
          </w:p>
          <w:p w:rsidR="00000000" w:rsidDel="00000000" w:rsidP="00000000" w:rsidRDefault="00000000" w:rsidRPr="00000000" w14:paraId="00000647">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plt.plot(val_df.index, y_val, label='Actual', color='blue')</w:t>
            </w:r>
          </w:p>
          <w:p w:rsidR="00000000" w:rsidDel="00000000" w:rsidP="00000000" w:rsidRDefault="00000000" w:rsidRPr="00000000" w14:paraId="00000648">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plt.plot(val_df.index, final_predictions, label='Final Predictions (Stacked)', color='green', linestyle='--')</w:t>
            </w:r>
          </w:p>
          <w:p w:rsidR="00000000" w:rsidDel="00000000" w:rsidP="00000000" w:rsidRDefault="00000000" w:rsidRPr="00000000" w14:paraId="00000649">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plt.title('Actual vs Final Predictions using Stacking')</w:t>
            </w:r>
          </w:p>
          <w:p w:rsidR="00000000" w:rsidDel="00000000" w:rsidP="00000000" w:rsidRDefault="00000000" w:rsidRPr="00000000" w14:paraId="0000064A">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plt.xlabel('Date')</w:t>
            </w:r>
          </w:p>
          <w:p w:rsidR="00000000" w:rsidDel="00000000" w:rsidP="00000000" w:rsidRDefault="00000000" w:rsidRPr="00000000" w14:paraId="0000064B">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plt.ylabel('Soil Heat Flux (Diff Volt 1)')</w:t>
            </w:r>
          </w:p>
          <w:p w:rsidR="00000000" w:rsidDel="00000000" w:rsidP="00000000" w:rsidRDefault="00000000" w:rsidRPr="00000000" w14:paraId="0000064C">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plt.legend()</w:t>
            </w:r>
          </w:p>
          <w:p w:rsidR="00000000" w:rsidDel="00000000" w:rsidP="00000000" w:rsidRDefault="00000000" w:rsidRPr="00000000" w14:paraId="0000064D">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plt.xticks(rotation=45)</w:t>
            </w:r>
          </w:p>
          <w:p w:rsidR="00000000" w:rsidDel="00000000" w:rsidP="00000000" w:rsidRDefault="00000000" w:rsidRPr="00000000" w14:paraId="0000064E">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plt.tight_layout()</w:t>
            </w:r>
          </w:p>
          <w:p w:rsidR="00000000" w:rsidDel="00000000" w:rsidP="00000000" w:rsidRDefault="00000000" w:rsidRPr="00000000" w14:paraId="0000064F">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plt.show()</w:t>
            </w:r>
          </w:p>
        </w:tc>
      </w:tr>
    </w:tbl>
    <w:p w:rsidR="00000000" w:rsidDel="00000000" w:rsidP="00000000" w:rsidRDefault="00000000" w:rsidRPr="00000000" w14:paraId="00000650">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651">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652">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653">
      <w:pPr>
        <w:rPr>
          <w:rFonts w:ascii="Times New Roman" w:cs="Times New Roman" w:eastAsia="Times New Roman" w:hAnsi="Times New Roman"/>
          <w:color w:val="222222"/>
        </w:rPr>
      </w:pPr>
      <w:r w:rsidDel="00000000" w:rsidR="00000000" w:rsidRPr="00000000">
        <w:rPr>
          <w:rtl w:val="0"/>
        </w:rPr>
      </w:r>
    </w:p>
    <w:tbl>
      <w:tblPr>
        <w:tblStyle w:val="Table12"/>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90"/>
        <w:tblGridChange w:id="0">
          <w:tblGrid>
            <w:gridCol w:w="9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4">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import pandas as pd</w:t>
            </w:r>
          </w:p>
          <w:p w:rsidR="00000000" w:rsidDel="00000000" w:rsidP="00000000" w:rsidRDefault="00000000" w:rsidRPr="00000000" w14:paraId="00000655">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import numpy as np</w:t>
            </w:r>
          </w:p>
          <w:p w:rsidR="00000000" w:rsidDel="00000000" w:rsidP="00000000" w:rsidRDefault="00000000" w:rsidRPr="00000000" w14:paraId="00000656">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import matplotlib.pyplot as plt</w:t>
            </w:r>
          </w:p>
          <w:p w:rsidR="00000000" w:rsidDel="00000000" w:rsidP="00000000" w:rsidRDefault="00000000" w:rsidRPr="00000000" w14:paraId="00000657">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import matplotlib.dates as mdates</w:t>
            </w:r>
          </w:p>
          <w:p w:rsidR="00000000" w:rsidDel="00000000" w:rsidP="00000000" w:rsidRDefault="00000000" w:rsidRPr="00000000" w14:paraId="00000658">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from matplotlib.ticker import MaxNLocator</w:t>
            </w:r>
          </w:p>
          <w:p w:rsidR="00000000" w:rsidDel="00000000" w:rsidP="00000000" w:rsidRDefault="00000000" w:rsidRPr="00000000" w14:paraId="00000659">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from sklearn.linear_model import LinearRegression</w:t>
            </w:r>
          </w:p>
          <w:p w:rsidR="00000000" w:rsidDel="00000000" w:rsidP="00000000" w:rsidRDefault="00000000" w:rsidRPr="00000000" w14:paraId="0000065A">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Ensure the 'DateTime' column in train_df is a DateTimeIndex</w:t>
            </w:r>
          </w:p>
          <w:p w:rsidR="00000000" w:rsidDel="00000000" w:rsidP="00000000" w:rsidRDefault="00000000" w:rsidRPr="00000000" w14:paraId="0000065B">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if not isinstance(train_df.index, pd.DatetimeIndex):</w:t>
            </w:r>
          </w:p>
          <w:p w:rsidR="00000000" w:rsidDel="00000000" w:rsidP="00000000" w:rsidRDefault="00000000" w:rsidRPr="00000000" w14:paraId="0000065C">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train_df['DateTime'] = pd.to_datetime(train_df['DateTime'])</w:t>
            </w:r>
          </w:p>
          <w:p w:rsidR="00000000" w:rsidDel="00000000" w:rsidP="00000000" w:rsidRDefault="00000000" w:rsidRPr="00000000" w14:paraId="0000065D">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train_df.set_index('DateTime', inplace=True)</w:t>
            </w:r>
          </w:p>
          <w:p w:rsidR="00000000" w:rsidDel="00000000" w:rsidP="00000000" w:rsidRDefault="00000000" w:rsidRPr="00000000" w14:paraId="0000065E">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Define the number of past observations to plot</w:t>
            </w:r>
          </w:p>
          <w:p w:rsidR="00000000" w:rsidDel="00000000" w:rsidP="00000000" w:rsidRDefault="00000000" w:rsidRPr="00000000" w14:paraId="0000065F">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n_past = 144*30  # Adjust this value as needed, e.g., 144 for 24 hours of 10-minute data</w:t>
            </w:r>
          </w:p>
          <w:p w:rsidR="00000000" w:rsidDel="00000000" w:rsidP="00000000" w:rsidRDefault="00000000" w:rsidRPr="00000000" w14:paraId="00000660">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Number of future steps to predict</w:t>
            </w:r>
          </w:p>
          <w:p w:rsidR="00000000" w:rsidDel="00000000" w:rsidP="00000000" w:rsidRDefault="00000000" w:rsidRPr="00000000" w14:paraId="00000661">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n_future_steps = 144 * 45  # For example, 30 days of 10-minute intervals</w:t>
            </w:r>
          </w:p>
          <w:p w:rsidR="00000000" w:rsidDel="00000000" w:rsidP="00000000" w:rsidRDefault="00000000" w:rsidRPr="00000000" w14:paraId="00000662">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Get TCN predictions</w:t>
            </w:r>
          </w:p>
          <w:p w:rsidR="00000000" w:rsidDel="00000000" w:rsidP="00000000" w:rsidRDefault="00000000" w:rsidRPr="00000000" w14:paraId="00000663">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tcn_predictions = tcn_model.predict(n=n_future_steps, series=train_series[target])</w:t>
            </w:r>
          </w:p>
          <w:p w:rsidR="00000000" w:rsidDel="00000000" w:rsidP="00000000" w:rsidRDefault="00000000" w:rsidRPr="00000000" w14:paraId="00000664">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tcn_predictions_np = tcn_predictions.values()</w:t>
            </w:r>
          </w:p>
          <w:p w:rsidR="00000000" w:rsidDel="00000000" w:rsidP="00000000" w:rsidRDefault="00000000" w:rsidRPr="00000000" w14:paraId="00000665">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Get ANN predictions (ensure the correct shape)</w:t>
            </w:r>
          </w:p>
          <w:p w:rsidR="00000000" w:rsidDel="00000000" w:rsidP="00000000" w:rsidRDefault="00000000" w:rsidRPr="00000000" w14:paraId="00000666">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ann_predictions = ann_model.predict(X_val[:n_future_steps]).flatten()  # Flatten if needed</w:t>
            </w:r>
          </w:p>
          <w:p w:rsidR="00000000" w:rsidDel="00000000" w:rsidP="00000000" w:rsidRDefault="00000000" w:rsidRPr="00000000" w14:paraId="00000667">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Create a stacked dataset for training the meta-model</w:t>
            </w:r>
          </w:p>
          <w:p w:rsidR="00000000" w:rsidDel="00000000" w:rsidP="00000000" w:rsidRDefault="00000000" w:rsidRPr="00000000" w14:paraId="00000668">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stacked_X = np.column_stack((ann_predictions, tcn_predictions_np.flatten()))</w:t>
            </w:r>
          </w:p>
          <w:p w:rsidR="00000000" w:rsidDel="00000000" w:rsidP="00000000" w:rsidRDefault="00000000" w:rsidRPr="00000000" w14:paraId="00000669">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stacked_y = y_val[:n_future_steps]  # Use actual target values for training</w:t>
            </w:r>
          </w:p>
          <w:p w:rsidR="00000000" w:rsidDel="00000000" w:rsidP="00000000" w:rsidRDefault="00000000" w:rsidRPr="00000000" w14:paraId="0000066A">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Train the meta-model (Linear Regression)</w:t>
            </w:r>
          </w:p>
          <w:p w:rsidR="00000000" w:rsidDel="00000000" w:rsidP="00000000" w:rsidRDefault="00000000" w:rsidRPr="00000000" w14:paraId="0000066B">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meta_model = LinearRegression()</w:t>
            </w:r>
          </w:p>
          <w:p w:rsidR="00000000" w:rsidDel="00000000" w:rsidP="00000000" w:rsidRDefault="00000000" w:rsidRPr="00000000" w14:paraId="0000066C">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meta_model.fit(stacked_X, stacked_y)</w:t>
            </w:r>
          </w:p>
          <w:p w:rsidR="00000000" w:rsidDel="00000000" w:rsidP="00000000" w:rsidRDefault="00000000" w:rsidRPr="00000000" w14:paraId="0000066D">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Make predictions using the meta-model for future data</w:t>
            </w:r>
          </w:p>
          <w:p w:rsidR="00000000" w:rsidDel="00000000" w:rsidP="00000000" w:rsidRDefault="00000000" w:rsidRPr="00000000" w14:paraId="0000066E">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future_ann_predictions = ann_model.predict(X_val[:n_future_steps]).flatten()  # Use same input structure</w:t>
            </w:r>
          </w:p>
          <w:p w:rsidR="00000000" w:rsidDel="00000000" w:rsidP="00000000" w:rsidRDefault="00000000" w:rsidRPr="00000000" w14:paraId="0000066F">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future_tcn_predictions = tcn_model.predict(n=n_future_steps, series=train_series[target]).values().flatten()</w:t>
            </w:r>
          </w:p>
          <w:p w:rsidR="00000000" w:rsidDel="00000000" w:rsidP="00000000" w:rsidRDefault="00000000" w:rsidRPr="00000000" w14:paraId="00000670">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Stack future predictions for meta-model</w:t>
            </w:r>
          </w:p>
          <w:p w:rsidR="00000000" w:rsidDel="00000000" w:rsidP="00000000" w:rsidRDefault="00000000" w:rsidRPr="00000000" w14:paraId="00000671">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stacked_future_X = np.column_stack((future_ann_predictions, future_tcn_predictions))</w:t>
            </w:r>
          </w:p>
          <w:p w:rsidR="00000000" w:rsidDel="00000000" w:rsidP="00000000" w:rsidRDefault="00000000" w:rsidRPr="00000000" w14:paraId="00000672">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final_future_predictions = meta_model.predict(stacked_future_X)</w:t>
            </w:r>
          </w:p>
          <w:p w:rsidR="00000000" w:rsidDel="00000000" w:rsidP="00000000" w:rsidRDefault="00000000" w:rsidRPr="00000000" w14:paraId="00000673">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Generate future time index based on the last datetime in train_df</w:t>
            </w:r>
          </w:p>
          <w:p w:rsidR="00000000" w:rsidDel="00000000" w:rsidP="00000000" w:rsidRDefault="00000000" w:rsidRPr="00000000" w14:paraId="00000674">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last_date = train_df.index[-1]</w:t>
            </w:r>
          </w:p>
          <w:p w:rsidR="00000000" w:rsidDel="00000000" w:rsidP="00000000" w:rsidRDefault="00000000" w:rsidRPr="00000000" w14:paraId="00000675">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future_dates = pd.date_range(last_date, periods=n_future_steps + 1, freq='10min')[1:]</w:t>
            </w:r>
          </w:p>
          <w:p w:rsidR="00000000" w:rsidDel="00000000" w:rsidP="00000000" w:rsidRDefault="00000000" w:rsidRPr="00000000" w14:paraId="00000676">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Check predictions range</w:t>
            </w:r>
          </w:p>
          <w:p w:rsidR="00000000" w:rsidDel="00000000" w:rsidP="00000000" w:rsidRDefault="00000000" w:rsidRPr="00000000" w14:paraId="00000677">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print("Final Future Predictions Range:", final_future_predictions.min(), final_future_predictions.max())</w:t>
            </w:r>
          </w:p>
          <w:p w:rsidR="00000000" w:rsidDel="00000000" w:rsidP="00000000" w:rsidRDefault="00000000" w:rsidRPr="00000000" w14:paraId="00000678">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Plot past values (from training set) in blue and combined future predictions in green</w:t>
            </w:r>
          </w:p>
          <w:p w:rsidR="00000000" w:rsidDel="00000000" w:rsidP="00000000" w:rsidRDefault="00000000" w:rsidRPr="00000000" w14:paraId="00000679">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plt.figure(figsize=(14, 7))</w:t>
            </w:r>
          </w:p>
          <w:p w:rsidR="00000000" w:rsidDel="00000000" w:rsidP="00000000" w:rsidRDefault="00000000" w:rsidRPr="00000000" w14:paraId="0000067A">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Plot past values</w:t>
            </w:r>
          </w:p>
          <w:p w:rsidR="00000000" w:rsidDel="00000000" w:rsidP="00000000" w:rsidRDefault="00000000" w:rsidRPr="00000000" w14:paraId="0000067B">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plt.plot(train_df.index[-n_past:], train_df[target][-n_past:], color='blue', label='Past (Train)')</w:t>
            </w:r>
          </w:p>
          <w:p w:rsidR="00000000" w:rsidDel="00000000" w:rsidP="00000000" w:rsidRDefault="00000000" w:rsidRPr="00000000" w14:paraId="0000067C">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Plot combined future predictions</w:t>
            </w:r>
          </w:p>
          <w:p w:rsidR="00000000" w:rsidDel="00000000" w:rsidP="00000000" w:rsidRDefault="00000000" w:rsidRPr="00000000" w14:paraId="0000067D">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plt.plot(future_dates, final_future_predictions, label='Stacked Future Predictions', color='green', linestyle='--')</w:t>
            </w:r>
          </w:p>
          <w:p w:rsidR="00000000" w:rsidDel="00000000" w:rsidP="00000000" w:rsidRDefault="00000000" w:rsidRPr="00000000" w14:paraId="0000067E">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plt.title('Past and Future Soil Heat Flux Prediction using Stacked ANN + TCN Models')</w:t>
            </w:r>
          </w:p>
          <w:p w:rsidR="00000000" w:rsidDel="00000000" w:rsidP="00000000" w:rsidRDefault="00000000" w:rsidRPr="00000000" w14:paraId="0000067F">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plt.xlabel('Date')</w:t>
            </w:r>
          </w:p>
          <w:p w:rsidR="00000000" w:rsidDel="00000000" w:rsidP="00000000" w:rsidRDefault="00000000" w:rsidRPr="00000000" w14:paraId="00000680">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plt.ylabel('Soil Heat Flux (Diff Volt 1)')</w:t>
            </w:r>
          </w:p>
          <w:p w:rsidR="00000000" w:rsidDel="00000000" w:rsidP="00000000" w:rsidRDefault="00000000" w:rsidRPr="00000000" w14:paraId="00000681">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Set legend location to the top right corner</w:t>
            </w:r>
          </w:p>
          <w:p w:rsidR="00000000" w:rsidDel="00000000" w:rsidP="00000000" w:rsidRDefault="00000000" w:rsidRPr="00000000" w14:paraId="00000682">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plt.legend(loc='upper right')</w:t>
            </w:r>
          </w:p>
          <w:p w:rsidR="00000000" w:rsidDel="00000000" w:rsidP="00000000" w:rsidRDefault="00000000" w:rsidRPr="00000000" w14:paraId="00000683">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Format the x-axis to show the date and time</w:t>
            </w:r>
          </w:p>
          <w:p w:rsidR="00000000" w:rsidDel="00000000" w:rsidP="00000000" w:rsidRDefault="00000000" w:rsidRPr="00000000" w14:paraId="00000684">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plt.gca().xaxis.set_major_formatter(mdates.DateFormatter('%Y-%m-%d'))</w:t>
            </w:r>
          </w:p>
          <w:p w:rsidR="00000000" w:rsidDel="00000000" w:rsidP="00000000" w:rsidRDefault="00000000" w:rsidRPr="00000000" w14:paraId="00000685">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Adjust x-axis ticks and limits</w:t>
            </w:r>
          </w:p>
          <w:p w:rsidR="00000000" w:rsidDel="00000000" w:rsidP="00000000" w:rsidRDefault="00000000" w:rsidRPr="00000000" w14:paraId="00000686">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plt.gca().xaxis.set_major_locator(mdates.MinuteLocator(interval=60))  # Tick every hour</w:t>
            </w:r>
          </w:p>
          <w:p w:rsidR="00000000" w:rsidDel="00000000" w:rsidP="00000000" w:rsidRDefault="00000000" w:rsidRPr="00000000" w14:paraId="00000687">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plt.gca().xaxis.set_major_locator(MaxNLocator(nbins=10, integer=True))</w:t>
            </w:r>
          </w:p>
          <w:p w:rsidR="00000000" w:rsidDel="00000000" w:rsidP="00000000" w:rsidRDefault="00000000" w:rsidRPr="00000000" w14:paraId="00000688">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plt.xticks(rotation=45)</w:t>
            </w:r>
          </w:p>
          <w:p w:rsidR="00000000" w:rsidDel="00000000" w:rsidP="00000000" w:rsidRDefault="00000000" w:rsidRPr="00000000" w14:paraId="00000689">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plt.ylim(-4, 4)</w:t>
            </w:r>
          </w:p>
          <w:p w:rsidR="00000000" w:rsidDel="00000000" w:rsidP="00000000" w:rsidRDefault="00000000" w:rsidRPr="00000000" w14:paraId="0000068A">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plt.tight_layout()</w:t>
            </w:r>
          </w:p>
          <w:p w:rsidR="00000000" w:rsidDel="00000000" w:rsidP="00000000" w:rsidRDefault="00000000" w:rsidRPr="00000000" w14:paraId="0000068B">
            <w:pPr>
              <w:rPr>
                <w:del w:author="21Z352 - SHRINIDHI S" w:id="2" w:date="2024-10-24T10:14:20Z"/>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plt.show(</w:t>
            </w:r>
            <w:del w:author="21Z352 - SHRINIDHI S" w:id="2" w:date="2024-10-24T10:14:20Z">
              <w:r w:rsidDel="00000000" w:rsidR="00000000" w:rsidRPr="00000000">
                <w:rPr>
                  <w:rFonts w:ascii="Times New Roman" w:cs="Times New Roman" w:eastAsia="Times New Roman" w:hAnsi="Times New Roman"/>
                  <w:color w:val="222222"/>
                  <w:rtl w:val="0"/>
                </w:rPr>
                <w:delText xml:space="preserve">)</w:delText>
              </w:r>
            </w:del>
          </w:p>
          <w:p w:rsidR="00000000" w:rsidDel="00000000" w:rsidP="00000000" w:rsidRDefault="00000000" w:rsidRPr="00000000" w14:paraId="0000068C">
            <w:pPr>
              <w:rPr>
                <w:rFonts w:ascii="Times New Roman" w:cs="Times New Roman" w:eastAsia="Times New Roman" w:hAnsi="Times New Roman"/>
                <w:color w:val="222222"/>
              </w:rPr>
              <w:pPrChange w:author="21Z352 - SHRINIDHI S" w:id="0" w:date="2024-10-24T10:14:20Z">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PrChange>
            </w:pPr>
            <w:r w:rsidDel="00000000" w:rsidR="00000000" w:rsidRPr="00000000">
              <w:rPr>
                <w:rtl w:val="0"/>
              </w:rPr>
            </w:r>
          </w:p>
        </w:tc>
      </w:tr>
    </w:tbl>
    <w:p w:rsidR="00000000" w:rsidDel="00000000" w:rsidP="00000000" w:rsidRDefault="00000000" w:rsidRPr="00000000" w14:paraId="0000068D">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68E">
      <w:pPr>
        <w:spacing w:before="80" w:line="276" w:lineRule="auto"/>
        <w:ind w:right="560"/>
        <w:jc w:val="both"/>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68F">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Plant Root Zone Temperature Optimization</w:t>
      </w:r>
    </w:p>
    <w:p w:rsidR="00000000" w:rsidDel="00000000" w:rsidP="00000000" w:rsidRDefault="00000000" w:rsidRPr="00000000" w14:paraId="00000690">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tbl>
      <w:tblPr>
        <w:tblStyle w:val="Table13"/>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90"/>
        <w:tblGridChange w:id="0">
          <w:tblGrid>
            <w:gridCol w:w="9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1">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import pandas as pd</w:t>
            </w:r>
          </w:p>
          <w:p w:rsidR="00000000" w:rsidDel="00000000" w:rsidP="00000000" w:rsidRDefault="00000000" w:rsidRPr="00000000" w14:paraId="00000692">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import numpy as np</w:t>
            </w:r>
          </w:p>
          <w:p w:rsidR="00000000" w:rsidDel="00000000" w:rsidP="00000000" w:rsidRDefault="00000000" w:rsidRPr="00000000" w14:paraId="00000693">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from scipy import stats</w:t>
            </w:r>
          </w:p>
          <w:p w:rsidR="00000000" w:rsidDel="00000000" w:rsidP="00000000" w:rsidRDefault="00000000" w:rsidRPr="00000000" w14:paraId="00000694">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from skopt import gp_minimize</w:t>
            </w:r>
          </w:p>
          <w:p w:rsidR="00000000" w:rsidDel="00000000" w:rsidP="00000000" w:rsidRDefault="00000000" w:rsidRPr="00000000" w14:paraId="00000695">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import matplotlib.pyplot as plt</w:t>
            </w:r>
          </w:p>
          <w:p w:rsidR="00000000" w:rsidDel="00000000" w:rsidP="00000000" w:rsidRDefault="00000000" w:rsidRPr="00000000" w14:paraId="00000696">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from tqdm import tqdm</w:t>
            </w:r>
          </w:p>
          <w:p w:rsidR="00000000" w:rsidDel="00000000" w:rsidP="00000000" w:rsidRDefault="00000000" w:rsidRPr="00000000" w14:paraId="00000697">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Load your dataset with error handling</w:t>
            </w:r>
          </w:p>
          <w:p w:rsidR="00000000" w:rsidDel="00000000" w:rsidP="00000000" w:rsidRDefault="00000000" w:rsidRPr="00000000" w14:paraId="00000698">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def load_data(file_path):</w:t>
            </w:r>
          </w:p>
          <w:p w:rsidR="00000000" w:rsidDel="00000000" w:rsidP="00000000" w:rsidRDefault="00000000" w:rsidRPr="00000000" w14:paraId="00000699">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try:</w:t>
            </w:r>
          </w:p>
          <w:p w:rsidR="00000000" w:rsidDel="00000000" w:rsidP="00000000" w:rsidRDefault="00000000" w:rsidRPr="00000000" w14:paraId="0000069A">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data = pd.read_excel(file_path)</w:t>
            </w:r>
          </w:p>
          <w:p w:rsidR="00000000" w:rsidDel="00000000" w:rsidP="00000000" w:rsidRDefault="00000000" w:rsidRPr="00000000" w14:paraId="0000069B">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data['DateTime'] = pd.to_datetime(data['DateTime'])</w:t>
            </w:r>
          </w:p>
          <w:p w:rsidR="00000000" w:rsidDel="00000000" w:rsidP="00000000" w:rsidRDefault="00000000" w:rsidRPr="00000000" w14:paraId="0000069C">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data.set_index('DateTime', inplace=True)</w:t>
            </w:r>
          </w:p>
          <w:p w:rsidR="00000000" w:rsidDel="00000000" w:rsidP="00000000" w:rsidRDefault="00000000" w:rsidRPr="00000000" w14:paraId="0000069D">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return data</w:t>
            </w:r>
          </w:p>
          <w:p w:rsidR="00000000" w:rsidDel="00000000" w:rsidP="00000000" w:rsidRDefault="00000000" w:rsidRPr="00000000" w14:paraId="0000069E">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except Exception as e:</w:t>
            </w:r>
          </w:p>
          <w:p w:rsidR="00000000" w:rsidDel="00000000" w:rsidP="00000000" w:rsidRDefault="00000000" w:rsidRPr="00000000" w14:paraId="0000069F">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print(f"Error loading data: {e}")</w:t>
            </w:r>
          </w:p>
          <w:p w:rsidR="00000000" w:rsidDel="00000000" w:rsidP="00000000" w:rsidRDefault="00000000" w:rsidRPr="00000000" w14:paraId="000006A0">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return None</w:t>
            </w:r>
          </w:p>
          <w:p w:rsidR="00000000" w:rsidDel="00000000" w:rsidP="00000000" w:rsidRDefault="00000000" w:rsidRPr="00000000" w14:paraId="000006A1">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Load the dataset</w:t>
            </w:r>
          </w:p>
          <w:p w:rsidR="00000000" w:rsidDel="00000000" w:rsidP="00000000" w:rsidRDefault="00000000" w:rsidRPr="00000000" w14:paraId="000006A2">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file_path = 'EnsemblePredictions.xlsx'  # Update this path</w:t>
            </w:r>
          </w:p>
          <w:p w:rsidR="00000000" w:rsidDel="00000000" w:rsidP="00000000" w:rsidRDefault="00000000" w:rsidRPr="00000000" w14:paraId="000006A3">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data = load_data(file_path)</w:t>
            </w:r>
          </w:p>
          <w:p w:rsidR="00000000" w:rsidDel="00000000" w:rsidP="00000000" w:rsidRDefault="00000000" w:rsidRPr="00000000" w14:paraId="000006A4">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if data is not None:</w:t>
            </w:r>
          </w:p>
          <w:p w:rsidR="00000000" w:rsidDel="00000000" w:rsidP="00000000" w:rsidRDefault="00000000" w:rsidRPr="00000000" w14:paraId="000006A5">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 Define the depths and decay constant</w:t>
            </w:r>
          </w:p>
          <w:p w:rsidR="00000000" w:rsidDel="00000000" w:rsidP="00000000" w:rsidRDefault="00000000" w:rsidRPr="00000000" w14:paraId="000006A6">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depths = [10, 20, 40, 80]</w:t>
            </w:r>
          </w:p>
          <w:p w:rsidR="00000000" w:rsidDel="00000000" w:rsidP="00000000" w:rsidRDefault="00000000" w:rsidRPr="00000000" w14:paraId="000006A7">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alpha = 0.3  # Decay rate</w:t>
            </w:r>
          </w:p>
          <w:p w:rsidR="00000000" w:rsidDel="00000000" w:rsidP="00000000" w:rsidRDefault="00000000" w:rsidRPr="00000000" w14:paraId="000006A8">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 Calculate exponential decay weights and normalize them</w:t>
            </w:r>
          </w:p>
          <w:p w:rsidR="00000000" w:rsidDel="00000000" w:rsidP="00000000" w:rsidRDefault="00000000" w:rsidRPr="00000000" w14:paraId="000006A9">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raw_weights = [np.exp(-alpha * d) for d in depths]</w:t>
            </w:r>
          </w:p>
          <w:p w:rsidR="00000000" w:rsidDel="00000000" w:rsidP="00000000" w:rsidRDefault="00000000" w:rsidRPr="00000000" w14:paraId="000006AA">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normalized_weights = [w / sum(raw_weights) for w in raw_weights]</w:t>
            </w:r>
          </w:p>
          <w:p w:rsidR="00000000" w:rsidDel="00000000" w:rsidP="00000000" w:rsidRDefault="00000000" w:rsidRPr="00000000" w14:paraId="000006AB">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 Map normalized weights to depth columns</w:t>
            </w:r>
          </w:p>
          <w:p w:rsidR="00000000" w:rsidDel="00000000" w:rsidP="00000000" w:rsidRDefault="00000000" w:rsidRPr="00000000" w14:paraId="000006AC">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weights = {</w:t>
            </w:r>
          </w:p>
          <w:p w:rsidR="00000000" w:rsidDel="00000000" w:rsidP="00000000" w:rsidRDefault="00000000" w:rsidRPr="00000000" w14:paraId="000006AD">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'SoilTemp_10cm': normalized_weights[0],</w:t>
            </w:r>
          </w:p>
          <w:p w:rsidR="00000000" w:rsidDel="00000000" w:rsidP="00000000" w:rsidRDefault="00000000" w:rsidRPr="00000000" w14:paraId="000006AE">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'SoilTemp_20cm': normalized_weights[1],</w:t>
            </w:r>
          </w:p>
          <w:p w:rsidR="00000000" w:rsidDel="00000000" w:rsidP="00000000" w:rsidRDefault="00000000" w:rsidRPr="00000000" w14:paraId="000006AF">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'SoilTemp_40cm': normalized_weights[2],</w:t>
            </w:r>
          </w:p>
          <w:p w:rsidR="00000000" w:rsidDel="00000000" w:rsidP="00000000" w:rsidRDefault="00000000" w:rsidRPr="00000000" w14:paraId="000006B0">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'SoilTemp_80cm': normalized_weights[3]</w:t>
            </w:r>
          </w:p>
          <w:p w:rsidR="00000000" w:rsidDel="00000000" w:rsidP="00000000" w:rsidRDefault="00000000" w:rsidRPr="00000000" w14:paraId="000006B1">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r>
          </w:p>
          <w:p w:rsidR="00000000" w:rsidDel="00000000" w:rsidP="00000000" w:rsidRDefault="00000000" w:rsidRPr="00000000" w14:paraId="000006B2">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 Calculate RZT using the exponential decay weights</w:t>
            </w:r>
          </w:p>
          <w:p w:rsidR="00000000" w:rsidDel="00000000" w:rsidP="00000000" w:rsidRDefault="00000000" w:rsidRPr="00000000" w14:paraId="000006B3">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def calculate_rzt(data, weights):</w:t>
            </w:r>
          </w:p>
          <w:p w:rsidR="00000000" w:rsidDel="00000000" w:rsidP="00000000" w:rsidRDefault="00000000" w:rsidRPr="00000000" w14:paraId="000006B4">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"""Calculates the Root Zone Temperature (RZT) based on soil temperatures and their weights."""</w:t>
            </w:r>
          </w:p>
          <w:p w:rsidR="00000000" w:rsidDel="00000000" w:rsidP="00000000" w:rsidRDefault="00000000" w:rsidRPr="00000000" w14:paraId="000006B5">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data['RZT'] = (</w:t>
            </w:r>
          </w:p>
          <w:p w:rsidR="00000000" w:rsidDel="00000000" w:rsidP="00000000" w:rsidRDefault="00000000" w:rsidRPr="00000000" w14:paraId="000006B6">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data['SoilTemp_10cm'] * weights['SoilTemp_10cm'] +</w:t>
            </w:r>
          </w:p>
          <w:p w:rsidR="00000000" w:rsidDel="00000000" w:rsidP="00000000" w:rsidRDefault="00000000" w:rsidRPr="00000000" w14:paraId="000006B7">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data['SoilTemp_20cm'] * weights['SoilTemp_20cm'] +</w:t>
            </w:r>
          </w:p>
          <w:p w:rsidR="00000000" w:rsidDel="00000000" w:rsidP="00000000" w:rsidRDefault="00000000" w:rsidRPr="00000000" w14:paraId="000006B8">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data['SoilTemp_40cm'] * weights['SoilTemp_40cm'] +</w:t>
            </w:r>
          </w:p>
          <w:p w:rsidR="00000000" w:rsidDel="00000000" w:rsidP="00000000" w:rsidRDefault="00000000" w:rsidRPr="00000000" w14:paraId="000006B9">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data['SoilTemp_80cm'] * weights['SoilTemp_80cm']</w:t>
            </w:r>
          </w:p>
          <w:p w:rsidR="00000000" w:rsidDel="00000000" w:rsidP="00000000" w:rsidRDefault="00000000" w:rsidRPr="00000000" w14:paraId="000006BA">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r>
          </w:p>
          <w:p w:rsidR="00000000" w:rsidDel="00000000" w:rsidP="00000000" w:rsidRDefault="00000000" w:rsidRPr="00000000" w14:paraId="000006BB">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return data</w:t>
            </w:r>
          </w:p>
          <w:p w:rsidR="00000000" w:rsidDel="00000000" w:rsidP="00000000" w:rsidRDefault="00000000" w:rsidRPr="00000000" w14:paraId="000006BC">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 Calculate RZT and update the dataset</w:t>
            </w:r>
          </w:p>
          <w:p w:rsidR="00000000" w:rsidDel="00000000" w:rsidP="00000000" w:rsidRDefault="00000000" w:rsidRPr="00000000" w14:paraId="000006BD">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data = calculate_rzt(data, weights)</w:t>
            </w:r>
          </w:p>
          <w:p w:rsidR="00000000" w:rsidDel="00000000" w:rsidP="00000000" w:rsidRDefault="00000000" w:rsidRPr="00000000" w14:paraId="000006BE">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 Define time intervals based on the index</w:t>
            </w:r>
          </w:p>
          <w:p w:rsidR="00000000" w:rsidDel="00000000" w:rsidP="00000000" w:rsidRDefault="00000000" w:rsidRPr="00000000" w14:paraId="000006BF">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conditions = [</w:t>
            </w:r>
          </w:p>
          <w:p w:rsidR="00000000" w:rsidDel="00000000" w:rsidP="00000000" w:rsidRDefault="00000000" w:rsidRPr="00000000" w14:paraId="000006C0">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(data.index.hour &lt; 6),</w:t>
            </w:r>
          </w:p>
          <w:p w:rsidR="00000000" w:rsidDel="00000000" w:rsidP="00000000" w:rsidRDefault="00000000" w:rsidRPr="00000000" w14:paraId="000006C1">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(data.index.hour &gt;= 6) &amp; (data.index.hour &lt; 12),</w:t>
            </w:r>
          </w:p>
          <w:p w:rsidR="00000000" w:rsidDel="00000000" w:rsidP="00000000" w:rsidRDefault="00000000" w:rsidRPr="00000000" w14:paraId="000006C2">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(data.index.hour &gt;= 12) &amp; (data.index.hour &lt; 17),</w:t>
            </w:r>
          </w:p>
          <w:p w:rsidR="00000000" w:rsidDel="00000000" w:rsidP="00000000" w:rsidRDefault="00000000" w:rsidRPr="00000000" w14:paraId="000006C3">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(data.index.hour &gt;= 17)</w:t>
            </w:r>
          </w:p>
          <w:p w:rsidR="00000000" w:rsidDel="00000000" w:rsidP="00000000" w:rsidRDefault="00000000" w:rsidRPr="00000000" w14:paraId="000006C4">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r>
          </w:p>
          <w:p w:rsidR="00000000" w:rsidDel="00000000" w:rsidP="00000000" w:rsidRDefault="00000000" w:rsidRPr="00000000" w14:paraId="000006C5">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choices = ['Night', 'Morning', 'Afternoon', 'Evening']</w:t>
            </w:r>
          </w:p>
          <w:p w:rsidR="00000000" w:rsidDel="00000000" w:rsidP="00000000" w:rsidRDefault="00000000" w:rsidRPr="00000000" w14:paraId="000006C6">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 Create TimeOfDay column</w:t>
            </w:r>
          </w:p>
          <w:p w:rsidR="00000000" w:rsidDel="00000000" w:rsidP="00000000" w:rsidRDefault="00000000" w:rsidRPr="00000000" w14:paraId="000006C7">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data['TimeOfDay'] = np.select(conditions, choices)</w:t>
            </w:r>
          </w:p>
          <w:p w:rsidR="00000000" w:rsidDel="00000000" w:rsidP="00000000" w:rsidRDefault="00000000" w:rsidRPr="00000000" w14:paraId="000006C8">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6C9">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 Calculate min and max RZT values before optimization</w:t>
            </w:r>
          </w:p>
          <w:p w:rsidR="00000000" w:rsidDel="00000000" w:rsidP="00000000" w:rsidRDefault="00000000" w:rsidRPr="00000000" w14:paraId="000006CA">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rzt_before_optimization = data.groupby('TimeOfDay')['RZT'].agg(['min', 'max'])    </w:t>
            </w:r>
          </w:p>
          <w:p w:rsidR="00000000" w:rsidDel="00000000" w:rsidP="00000000" w:rsidRDefault="00000000" w:rsidRPr="00000000" w14:paraId="000006CB">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print("Before Optimization:")</w:t>
            </w:r>
          </w:p>
          <w:p w:rsidR="00000000" w:rsidDel="00000000" w:rsidP="00000000" w:rsidRDefault="00000000" w:rsidRPr="00000000" w14:paraId="000006CC">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for time_of_day, row in rzt_before_optimization.iterrows():</w:t>
            </w:r>
          </w:p>
          <w:p w:rsidR="00000000" w:rsidDel="00000000" w:rsidP="00000000" w:rsidRDefault="00000000" w:rsidRPr="00000000" w14:paraId="000006CD">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print(f"{time_of_day} - Min RZT: {row['min']:.2f}°C, Max RZT: {row['max']:.2f}°C")</w:t>
            </w:r>
          </w:p>
          <w:p w:rsidR="00000000" w:rsidDel="00000000" w:rsidP="00000000" w:rsidRDefault="00000000" w:rsidRPr="00000000" w14:paraId="000006CE">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 Define dynamic bounds for optimization based on the data</w:t>
            </w:r>
          </w:p>
          <w:p w:rsidR="00000000" w:rsidDel="00000000" w:rsidP="00000000" w:rsidRDefault="00000000" w:rsidRPr="00000000" w14:paraId="000006CF">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lower_bound = max(10, data['RZT'].min())  # Lower bound can be reduced</w:t>
            </w:r>
          </w:p>
          <w:p w:rsidR="00000000" w:rsidDel="00000000" w:rsidP="00000000" w:rsidRDefault="00000000" w:rsidRPr="00000000" w14:paraId="000006D0">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upper_bound = min(35, data['RZT'].max() + 5)  # Upper bound can be increased</w:t>
            </w:r>
          </w:p>
          <w:p w:rsidR="00000000" w:rsidDel="00000000" w:rsidP="00000000" w:rsidRDefault="00000000" w:rsidRPr="00000000" w14:paraId="000006D1">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bounds = [(lower_bound, upper_bound)]  # Bounds for RZT</w:t>
            </w:r>
          </w:p>
          <w:p w:rsidR="00000000" w:rsidDel="00000000" w:rsidP="00000000" w:rsidRDefault="00000000" w:rsidRPr="00000000" w14:paraId="000006D2">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 Define an objective function that evaluates each entry's RZT value</w:t>
            </w:r>
          </w:p>
          <w:p w:rsidR="00000000" w:rsidDel="00000000" w:rsidP="00000000" w:rsidRDefault="00000000" w:rsidRPr="00000000" w14:paraId="000006D3">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def comprehensive_objective(rzt):</w:t>
            </w:r>
          </w:p>
          <w:p w:rsidR="00000000" w:rsidDel="00000000" w:rsidP="00000000" w:rsidRDefault="00000000" w:rsidRPr="00000000" w14:paraId="000006D4">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"""Objective function to minimize based on individual entries."""</w:t>
            </w:r>
          </w:p>
          <w:p w:rsidR="00000000" w:rsidDel="00000000" w:rsidP="00000000" w:rsidRDefault="00000000" w:rsidRPr="00000000" w14:paraId="000006D5">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penalties = []       </w:t>
            </w:r>
          </w:p>
          <w:p w:rsidR="00000000" w:rsidDel="00000000" w:rsidP="00000000" w:rsidRDefault="00000000" w:rsidRPr="00000000" w14:paraId="000006D6">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rzt_value = rzt[0]  # Extract single value from list     </w:t>
            </w:r>
          </w:p>
          <w:p w:rsidR="00000000" w:rsidDel="00000000" w:rsidP="00000000" w:rsidRDefault="00000000" w:rsidRPr="00000000" w14:paraId="000006D7">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for index, row in data.iterrows():</w:t>
            </w:r>
          </w:p>
          <w:p w:rsidR="00000000" w:rsidDel="00000000" w:rsidP="00000000" w:rsidRDefault="00000000" w:rsidRPr="00000000" w14:paraId="000006D8">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ideal_temp_low = 18</w:t>
            </w:r>
          </w:p>
          <w:p w:rsidR="00000000" w:rsidDel="00000000" w:rsidP="00000000" w:rsidRDefault="00000000" w:rsidRPr="00000000" w14:paraId="000006D9">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ideal_temp_high = 25            </w:t>
            </w:r>
          </w:p>
          <w:p w:rsidR="00000000" w:rsidDel="00000000" w:rsidP="00000000" w:rsidRDefault="00000000" w:rsidRPr="00000000" w14:paraId="000006DA">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if rzt_value &lt; lower_bound:</w:t>
            </w:r>
          </w:p>
          <w:p w:rsidR="00000000" w:rsidDel="00000000" w:rsidP="00000000" w:rsidRDefault="00000000" w:rsidRPr="00000000" w14:paraId="000006DB">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penalties.append((lower_bound - rzt_value) ** 2 * 2)  # Strong penalty for being too low</w:t>
            </w:r>
          </w:p>
          <w:p w:rsidR="00000000" w:rsidDel="00000000" w:rsidP="00000000" w:rsidRDefault="00000000" w:rsidRPr="00000000" w14:paraId="000006DC">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elif rzt_value &gt; upper_bound:</w:t>
            </w:r>
          </w:p>
          <w:p w:rsidR="00000000" w:rsidDel="00000000" w:rsidP="00000000" w:rsidRDefault="00000000" w:rsidRPr="00000000" w14:paraId="000006DD">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penalties.append((rzt_value - upper_bound) ** 2 * 2)  # Strong penalty for being too high</w:t>
            </w:r>
          </w:p>
          <w:p w:rsidR="00000000" w:rsidDel="00000000" w:rsidP="00000000" w:rsidRDefault="00000000" w:rsidRPr="00000000" w14:paraId="000006DE">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elif rzt_value &lt; ideal_temp_low:</w:t>
            </w:r>
          </w:p>
          <w:p w:rsidR="00000000" w:rsidDel="00000000" w:rsidP="00000000" w:rsidRDefault="00000000" w:rsidRPr="00000000" w14:paraId="000006DF">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penalties.append((ideal_temp_low - rzt_value) ** 2 * 1.5)  # Penalty for being too low</w:t>
            </w:r>
          </w:p>
          <w:p w:rsidR="00000000" w:rsidDel="00000000" w:rsidP="00000000" w:rsidRDefault="00000000" w:rsidRPr="00000000" w14:paraId="000006E0">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elif rzt_value &gt; ideal_temp_high:</w:t>
            </w:r>
          </w:p>
          <w:p w:rsidR="00000000" w:rsidDel="00000000" w:rsidP="00000000" w:rsidRDefault="00000000" w:rsidRPr="00000000" w14:paraId="000006E1">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penalties.append((rzt_value - ideal_temp_high) ** 2 * 1.5)  # Penalty for being too high</w:t>
            </w:r>
          </w:p>
          <w:p w:rsidR="00000000" w:rsidDel="00000000" w:rsidP="00000000" w:rsidRDefault="00000000" w:rsidRPr="00000000" w14:paraId="000006E2">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else:</w:t>
            </w:r>
          </w:p>
          <w:p w:rsidR="00000000" w:rsidDel="00000000" w:rsidP="00000000" w:rsidRDefault="00000000" w:rsidRPr="00000000" w14:paraId="000006E3">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penalties.append(0)  # No penalty if within the ideal range      </w:t>
            </w:r>
          </w:p>
          <w:p w:rsidR="00000000" w:rsidDel="00000000" w:rsidP="00000000" w:rsidRDefault="00000000" w:rsidRPr="00000000" w14:paraId="000006E4">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 Handle potential NaN values</w:t>
            </w:r>
          </w:p>
          <w:p w:rsidR="00000000" w:rsidDel="00000000" w:rsidP="00000000" w:rsidRDefault="00000000" w:rsidRPr="00000000" w14:paraId="000006E5">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penalties = [penalty if not np.isnan(penalty) else 0 for penalty in penalties]        </w:t>
            </w:r>
          </w:p>
          <w:p w:rsidR="00000000" w:rsidDel="00000000" w:rsidP="00000000" w:rsidRDefault="00000000" w:rsidRPr="00000000" w14:paraId="000006E6">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return np.mean(penalties)</w:t>
            </w:r>
          </w:p>
          <w:p w:rsidR="00000000" w:rsidDel="00000000" w:rsidP="00000000" w:rsidRDefault="00000000" w:rsidRPr="00000000" w14:paraId="000006E7">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 Function to run optimization for a single row</w:t>
            </w:r>
          </w:p>
          <w:p w:rsidR="00000000" w:rsidDel="00000000" w:rsidP="00000000" w:rsidRDefault="00000000" w:rsidRPr="00000000" w14:paraId="000006E8">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def optimize_row(row):</w:t>
            </w:r>
          </w:p>
          <w:p w:rsidR="00000000" w:rsidDel="00000000" w:rsidP="00000000" w:rsidRDefault="00000000" w:rsidRPr="00000000" w14:paraId="000006E9">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res = gp_minimize(</w:t>
            </w:r>
          </w:p>
          <w:p w:rsidR="00000000" w:rsidDel="00000000" w:rsidP="00000000" w:rsidRDefault="00000000" w:rsidRPr="00000000" w14:paraId="000006EA">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comprehensive_objective,</w:t>
            </w:r>
          </w:p>
          <w:p w:rsidR="00000000" w:rsidDel="00000000" w:rsidP="00000000" w:rsidRDefault="00000000" w:rsidRPr="00000000" w14:paraId="000006EB">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bounds,</w:t>
            </w:r>
          </w:p>
          <w:p w:rsidR="00000000" w:rsidDel="00000000" w:rsidP="00000000" w:rsidRDefault="00000000" w:rsidRPr="00000000" w14:paraId="000006EC">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n_calls=20,  # Reduced number of calls</w:t>
            </w:r>
          </w:p>
          <w:p w:rsidR="00000000" w:rsidDel="00000000" w:rsidP="00000000" w:rsidRDefault="00000000" w:rsidRPr="00000000" w14:paraId="000006ED">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acq_func='EI',</w:t>
            </w:r>
          </w:p>
          <w:p w:rsidR="00000000" w:rsidDel="00000000" w:rsidP="00000000" w:rsidRDefault="00000000" w:rsidRPr="00000000" w14:paraId="000006EE">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random_state=42,</w:t>
            </w:r>
          </w:p>
          <w:p w:rsidR="00000000" w:rsidDel="00000000" w:rsidP="00000000" w:rsidRDefault="00000000" w:rsidRPr="00000000" w14:paraId="000006EF">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x0=[row['RZT']]  # Start with current RZT value as initial point</w:t>
            </w:r>
          </w:p>
          <w:p w:rsidR="00000000" w:rsidDel="00000000" w:rsidP="00000000" w:rsidRDefault="00000000" w:rsidRPr="00000000" w14:paraId="000006F0">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r>
          </w:p>
          <w:p w:rsidR="00000000" w:rsidDel="00000000" w:rsidP="00000000" w:rsidRDefault="00000000" w:rsidRPr="00000000" w14:paraId="000006F1">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return res.x[0]  # Return optimized value</w:t>
            </w:r>
          </w:p>
          <w:p w:rsidR="00000000" w:rsidDel="00000000" w:rsidP="00000000" w:rsidRDefault="00000000" w:rsidRPr="00000000" w14:paraId="000006F2">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 Run Bayesian optimization without parallel processing with tqdm progress bar</w:t>
            </w:r>
          </w:p>
          <w:p w:rsidR="00000000" w:rsidDel="00000000" w:rsidP="00000000" w:rsidRDefault="00000000" w:rsidRPr="00000000" w14:paraId="000006F3">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optimized_rzts = []</w:t>
            </w:r>
          </w:p>
          <w:p w:rsidR="00000000" w:rsidDel="00000000" w:rsidP="00000000" w:rsidRDefault="00000000" w:rsidRPr="00000000" w14:paraId="000006F4">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for _, row in tqdm(data.iterrows(), total=data.shape[0], desc="Optimizing RZT"):</w:t>
            </w:r>
          </w:p>
          <w:p w:rsidR="00000000" w:rsidDel="00000000" w:rsidP="00000000" w:rsidRDefault="00000000" w:rsidRPr="00000000" w14:paraId="000006F5">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optimized_rzt = optimize_row(row)</w:t>
            </w:r>
          </w:p>
          <w:p w:rsidR="00000000" w:rsidDel="00000000" w:rsidP="00000000" w:rsidRDefault="00000000" w:rsidRPr="00000000" w14:paraId="000006F6">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optimized_rzts.append(optimized_rzt)</w:t>
            </w:r>
          </w:p>
          <w:p w:rsidR="00000000" w:rsidDel="00000000" w:rsidP="00000000" w:rsidRDefault="00000000" w:rsidRPr="00000000" w14:paraId="000006F7">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 Add optimized values back to DataFrame for comparison</w:t>
            </w:r>
          </w:p>
          <w:p w:rsidR="00000000" w:rsidDel="00000000" w:rsidP="00000000" w:rsidRDefault="00000000" w:rsidRPr="00000000" w14:paraId="000006F8">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data['Optimized_RZT'] = optimized_rzts</w:t>
            </w:r>
          </w:p>
          <w:p w:rsidR="00000000" w:rsidDel="00000000" w:rsidP="00000000" w:rsidRDefault="00000000" w:rsidRPr="00000000" w14:paraId="000006F9">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print("\nAfter Optimization:")</w:t>
            </w:r>
          </w:p>
          <w:p w:rsidR="00000000" w:rsidDel="00000000" w:rsidP="00000000" w:rsidRDefault="00000000" w:rsidRPr="00000000" w14:paraId="000006FA">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 Display optimized RZT values along with min and max values after optimization.</w:t>
            </w:r>
          </w:p>
          <w:p w:rsidR="00000000" w:rsidDel="00000000" w:rsidP="00000000" w:rsidRDefault="00000000" w:rsidRPr="00000000" w14:paraId="000006FB">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for timeframe in data['TimeOfDay'].unique():</w:t>
            </w:r>
          </w:p>
          <w:p w:rsidR="00000000" w:rsidDel="00000000" w:rsidP="00000000" w:rsidRDefault="00000000" w:rsidRPr="00000000" w14:paraId="000006FC">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current_min = data[data['TimeOfDay'] == timeframe]['RZT'].min()</w:t>
            </w:r>
          </w:p>
          <w:p w:rsidR="00000000" w:rsidDel="00000000" w:rsidP="00000000" w:rsidRDefault="00000000" w:rsidRPr="00000000" w14:paraId="000006FD">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current_max = data[data['TimeOfDay'] == timeframe]['RZT'].max()      </w:t>
            </w:r>
          </w:p>
          <w:p w:rsidR="00000000" w:rsidDel="00000000" w:rsidP="00000000" w:rsidRDefault="00000000" w:rsidRPr="00000000" w14:paraId="000006FE">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optimized_min_after_opt = min(current_min, data[data['TimeOfDay'] == timeframe]['Optimized_RZT'].min())</w:t>
            </w:r>
          </w:p>
          <w:p w:rsidR="00000000" w:rsidDel="00000000" w:rsidP="00000000" w:rsidRDefault="00000000" w:rsidRPr="00000000" w14:paraId="000006FF">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optimized_max_after_opt = max(current_max, data[data['TimeOfDay'] == timeframe]['Optimized_RZT'].max())      </w:t>
            </w:r>
          </w:p>
          <w:p w:rsidR="00000000" w:rsidDel="00000000" w:rsidP="00000000" w:rsidRDefault="00000000" w:rsidRPr="00000000" w14:paraId="00000700">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print(f"{timeframe} - Optimized Min RZT: {optimized_min_after_opt:.2f}°C, "</w:t>
            </w:r>
          </w:p>
          <w:p w:rsidR="00000000" w:rsidDel="00000000" w:rsidP="00000000" w:rsidRDefault="00000000" w:rsidRPr="00000000" w14:paraId="00000701">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f"Optimized Max RZT: {optimized_max_after_opt:.2f}°C")</w:t>
            </w:r>
          </w:p>
          <w:p w:rsidR="00000000" w:rsidDel="00000000" w:rsidP="00000000" w:rsidRDefault="00000000" w:rsidRPr="00000000" w14:paraId="00000702">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if len(optimized_rzts) &lt; len(data):</w:t>
            </w:r>
          </w:p>
          <w:p w:rsidR="00000000" w:rsidDel="00000000" w:rsidP="00000000" w:rsidRDefault="00000000" w:rsidRPr="00000000" w14:paraId="00000703">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optimized_rzts += [None] * (len(data) - len(optimized_rzts))</w:t>
            </w:r>
          </w:p>
          <w:p w:rsidR="00000000" w:rsidDel="00000000" w:rsidP="00000000" w:rsidRDefault="00000000" w:rsidRPr="00000000" w14:paraId="00000704">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Add optimized values back to the original DataFrame for comparison</w:t>
            </w:r>
          </w:p>
          <w:p w:rsidR="00000000" w:rsidDel="00000000" w:rsidP="00000000" w:rsidRDefault="00000000" w:rsidRPr="00000000" w14:paraId="00000705">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data['Optimized_RZT'] = optimized_rzts</w:t>
            </w:r>
          </w:p>
          <w:p w:rsidR="00000000" w:rsidDel="00000000" w:rsidP="00000000" w:rsidRDefault="00000000" w:rsidRPr="00000000" w14:paraId="00000706">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print("\nAfter Optimization:")</w:t>
            </w:r>
          </w:p>
          <w:p w:rsidR="00000000" w:rsidDel="00000000" w:rsidP="00000000" w:rsidRDefault="00000000" w:rsidRPr="00000000" w14:paraId="00000707">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Display optimized RZT values along with min and max values after optimization.</w:t>
            </w:r>
          </w:p>
          <w:p w:rsidR="00000000" w:rsidDel="00000000" w:rsidP="00000000" w:rsidRDefault="00000000" w:rsidRPr="00000000" w14:paraId="00000708">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for timeframe in data['TimeOfDay'].unique():     </w:t>
            </w:r>
          </w:p>
          <w:p w:rsidR="00000000" w:rsidDel="00000000" w:rsidP="00000000" w:rsidRDefault="00000000" w:rsidRPr="00000000" w14:paraId="00000709">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optimized_min_after_opt = data[data['TimeOfDay'] == timeframe]['Optimized_RZT'].min()</w:t>
            </w:r>
          </w:p>
          <w:p w:rsidR="00000000" w:rsidDel="00000000" w:rsidP="00000000" w:rsidRDefault="00000000" w:rsidRPr="00000000" w14:paraId="0000070A">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optimized_max_after_opt = data[data['TimeOfDay'] == timeframe]['Optimized_RZT'].max()   </w:t>
            </w:r>
          </w:p>
          <w:p w:rsidR="00000000" w:rsidDel="00000000" w:rsidP="00000000" w:rsidRDefault="00000000" w:rsidRPr="00000000" w14:paraId="0000070B">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print(f"{timeframe} - Optimized Min RZT: {optimized_min_after_opt:.2f}°C, "</w:t>
            </w:r>
          </w:p>
          <w:p w:rsidR="00000000" w:rsidDel="00000000" w:rsidP="00000000" w:rsidRDefault="00000000" w:rsidRPr="00000000" w14:paraId="0000070C">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f"Optimized Max RZT: {optimized_max_after_opt:.2f}°C")</w:t>
            </w:r>
          </w:p>
          <w:p w:rsidR="00000000" w:rsidDel="00000000" w:rsidP="00000000" w:rsidRDefault="00000000" w:rsidRPr="00000000" w14:paraId="0000070D">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Save the updated DataFrame to a CSV file (optional)</w:t>
            </w:r>
          </w:p>
          <w:p w:rsidR="00000000" w:rsidDel="00000000" w:rsidP="00000000" w:rsidRDefault="00000000" w:rsidRPr="00000000" w14:paraId="0000070E">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data.to_csv('optimized_results_1910.csv', index=False)</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rPr>
            </w:pPr>
            <w:r w:rsidDel="00000000" w:rsidR="00000000" w:rsidRPr="00000000">
              <w:rPr>
                <w:rtl w:val="0"/>
              </w:rPr>
            </w:r>
          </w:p>
        </w:tc>
      </w:tr>
    </w:tbl>
    <w:p w:rsidR="00000000" w:rsidDel="00000000" w:rsidP="00000000" w:rsidRDefault="00000000" w:rsidRPr="00000000" w14:paraId="00000710">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711">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712">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713">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714">
      <w:pPr>
        <w:rPr>
          <w:rFonts w:ascii="Times New Roman" w:cs="Times New Roman" w:eastAsia="Times New Roman" w:hAnsi="Times New Roman"/>
          <w:color w:val="222222"/>
        </w:rPr>
      </w:pPr>
      <w:r w:rsidDel="00000000" w:rsidR="00000000" w:rsidRPr="00000000">
        <w:rPr>
          <w:rtl w:val="0"/>
        </w:rPr>
      </w:r>
    </w:p>
    <w:sectPr>
      <w:type w:val="nextPage"/>
      <w:pgSz w:h="16840" w:w="11910" w:orient="portrait"/>
      <w:pgMar w:bottom="840" w:top="1340" w:left="1340" w:right="880" w:header="574" w:footer="65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6">
    <w:pPr>
      <w:jc w:val="right"/>
      <w:rPr>
        <w:color w:val="000000"/>
        <w:sz w:val="20"/>
        <w:szCs w:val="20"/>
      </w:rPr>
    </w:pPr>
    <w:r w:rsidDel="00000000" w:rsidR="00000000" w:rsidRPr="00000000">
      <w:rPr>
        <w:color w:val="000000"/>
        <w:sz w:val="20"/>
        <w:szCs w:val="2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7">
    <w:pPr>
      <w:rPr>
        <w:color w:val="000000"/>
        <w:sz w:val="20"/>
        <w:szCs w:val="2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A">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5">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9">
    <w:pPr>
      <w:rPr>
        <w:color w:val="000000"/>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MT" w:cs="Arial MT" w:eastAsia="Arial MT" w:hAnsi="Arial MT"/>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4" w:lineRule="auto"/>
      <w:ind w:left="1446" w:right="1898" w:firstLine="1.9999999999998863"/>
    </w:pPr>
    <w:rPr>
      <w:rFonts w:ascii="Arial" w:cs="Arial" w:eastAsia="Arial" w:hAnsi="Arial"/>
      <w:b w:val="1"/>
      <w:sz w:val="32"/>
      <w:szCs w:val="32"/>
    </w:rPr>
  </w:style>
  <w:style w:type="paragraph" w:styleId="Heading2">
    <w:name w:val="heading 2"/>
    <w:basedOn w:val="Normal"/>
    <w:next w:val="Normal"/>
    <w:pPr>
      <w:ind w:left="1540" w:hanging="720"/>
    </w:pPr>
    <w:rPr>
      <w:rFonts w:ascii="Arial" w:cs="Arial" w:eastAsia="Arial" w:hAnsi="Arial"/>
      <w:b w:val="1"/>
      <w:sz w:val="26"/>
      <w:szCs w:val="26"/>
    </w:rPr>
  </w:style>
  <w:style w:type="paragraph" w:styleId="Heading3">
    <w:name w:val="heading 3"/>
    <w:basedOn w:val="Normal"/>
    <w:next w:val="Normal"/>
    <w:pPr>
      <w:spacing w:before="100" w:lineRule="auto"/>
      <w:ind w:left="2261" w:hanging="360.99999999999994"/>
    </w:pPr>
    <w:rPr>
      <w:rFonts w:ascii="Arial" w:cs="Arial" w:eastAsia="Arial" w:hAnsi="Arial"/>
      <w:b w:val="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6">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7">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8">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9">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0">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12.png"/><Relationship Id="rId42" Type="http://schemas.openxmlformats.org/officeDocument/2006/relationships/image" Target="media/image3.png"/><Relationship Id="rId41" Type="http://schemas.openxmlformats.org/officeDocument/2006/relationships/image" Target="media/image17.png"/><Relationship Id="rId22" Type="http://schemas.openxmlformats.org/officeDocument/2006/relationships/image" Target="media/image22.png"/><Relationship Id="rId44" Type="http://schemas.openxmlformats.org/officeDocument/2006/relationships/hyperlink" Target="https://github.com/bayesian-optimization/BayesianOptimization" TargetMode="External"/><Relationship Id="rId21" Type="http://schemas.openxmlformats.org/officeDocument/2006/relationships/image" Target="media/image16.png"/><Relationship Id="rId43" Type="http://schemas.openxmlformats.org/officeDocument/2006/relationships/image" Target="media/image7.png"/><Relationship Id="rId24" Type="http://schemas.openxmlformats.org/officeDocument/2006/relationships/image" Target="media/image19.png"/><Relationship Id="rId23" Type="http://schemas.openxmlformats.org/officeDocument/2006/relationships/image" Target="media/image4.png"/><Relationship Id="rId45" Type="http://schemas.openxmlformats.org/officeDocument/2006/relationships/hyperlink" Target="https://unit8.com/resources/temporal-convolutional-networks-and-forecast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26" Type="http://schemas.openxmlformats.org/officeDocument/2006/relationships/image" Target="media/image6.png"/><Relationship Id="rId25" Type="http://schemas.openxmlformats.org/officeDocument/2006/relationships/image" Target="media/image9.png"/><Relationship Id="rId28" Type="http://schemas.openxmlformats.org/officeDocument/2006/relationships/image" Target="media/image13.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5.jpg"/><Relationship Id="rId29" Type="http://schemas.openxmlformats.org/officeDocument/2006/relationships/image" Target="media/image10.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image" Target="media/image29.png"/><Relationship Id="rId30" Type="http://schemas.openxmlformats.org/officeDocument/2006/relationships/image" Target="media/image1.png"/><Relationship Id="rId11" Type="http://schemas.openxmlformats.org/officeDocument/2006/relationships/footer" Target="footer2.xml"/><Relationship Id="rId33" Type="http://schemas.openxmlformats.org/officeDocument/2006/relationships/image" Target="media/image26.png"/><Relationship Id="rId10" Type="http://schemas.openxmlformats.org/officeDocument/2006/relationships/footer" Target="footer1.xml"/><Relationship Id="rId32" Type="http://schemas.openxmlformats.org/officeDocument/2006/relationships/image" Target="media/image23.png"/><Relationship Id="rId13" Type="http://schemas.openxmlformats.org/officeDocument/2006/relationships/hyperlink" Target="https://ieeexplore.ieee.org/author/37088382646" TargetMode="External"/><Relationship Id="rId35" Type="http://schemas.openxmlformats.org/officeDocument/2006/relationships/image" Target="media/image27.png"/><Relationship Id="rId12" Type="http://schemas.openxmlformats.org/officeDocument/2006/relationships/hyperlink" Target="https://ieeexplore.ieee.org/author/37088382646" TargetMode="External"/><Relationship Id="rId34" Type="http://schemas.openxmlformats.org/officeDocument/2006/relationships/image" Target="media/image31.png"/><Relationship Id="rId15" Type="http://schemas.openxmlformats.org/officeDocument/2006/relationships/image" Target="media/image30.png"/><Relationship Id="rId37" Type="http://schemas.openxmlformats.org/officeDocument/2006/relationships/image" Target="media/image20.png"/><Relationship Id="rId14" Type="http://schemas.openxmlformats.org/officeDocument/2006/relationships/image" Target="media/image2.png"/><Relationship Id="rId36" Type="http://schemas.openxmlformats.org/officeDocument/2006/relationships/image" Target="media/image28.png"/><Relationship Id="rId17" Type="http://schemas.openxmlformats.org/officeDocument/2006/relationships/image" Target="media/image11.png"/><Relationship Id="rId39" Type="http://schemas.openxmlformats.org/officeDocument/2006/relationships/image" Target="media/image5.png"/><Relationship Id="rId16" Type="http://schemas.openxmlformats.org/officeDocument/2006/relationships/image" Target="media/image18.png"/><Relationship Id="rId38" Type="http://schemas.openxmlformats.org/officeDocument/2006/relationships/image" Target="media/image15.png"/><Relationship Id="rId19" Type="http://schemas.openxmlformats.org/officeDocument/2006/relationships/image" Target="media/image21.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